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F4F63" w14:textId="77777777" w:rsidR="00AD4ECC" w:rsidRDefault="00A661CA" w:rsidP="000358A2">
      <w:pPr>
        <w:spacing w:after="0" w:line="360" w:lineRule="auto"/>
        <w:ind w:left="0" w:right="-270" w:firstLine="0"/>
        <w:rPr>
          <w:rFonts w:ascii="Times New Roman" w:eastAsia="Times New Roman" w:hAnsi="Times New Roman" w:cs="Times New Roman"/>
          <w:b/>
          <w:color w:val="000000"/>
          <w:sz w:val="32"/>
          <w:szCs w:val="32"/>
        </w:rPr>
      </w:pPr>
      <w:bookmarkStart w:id="0" w:name="_heading=h.gjdgxs" w:colFirst="0" w:colLast="0"/>
      <w:bookmarkEnd w:id="0"/>
      <w:r>
        <w:rPr>
          <w:rFonts w:ascii="Times New Roman" w:eastAsia="Times New Roman" w:hAnsi="Times New Roman" w:cs="Times New Roman"/>
          <w:b/>
          <w:color w:val="000000"/>
          <w:sz w:val="32"/>
          <w:szCs w:val="32"/>
        </w:rPr>
        <w:t xml:space="preserve"> </w:t>
      </w:r>
      <w:bookmarkStart w:id="1" w:name="OLE_LINK5"/>
    </w:p>
    <w:bookmarkEnd w:id="1"/>
    <w:p w14:paraId="5B755D7C" w14:textId="77777777" w:rsidR="00AD4ECC" w:rsidRDefault="00AD4ECC" w:rsidP="000358A2">
      <w:pPr>
        <w:spacing w:after="0" w:line="360" w:lineRule="auto"/>
        <w:ind w:left="0" w:right="-270" w:firstLine="0"/>
        <w:rPr>
          <w:rFonts w:ascii="Times New Roman" w:eastAsia="Times New Roman" w:hAnsi="Times New Roman" w:cs="Times New Roman"/>
          <w:b/>
          <w:color w:val="000000"/>
          <w:sz w:val="32"/>
          <w:szCs w:val="32"/>
        </w:rPr>
      </w:pPr>
    </w:p>
    <w:p w14:paraId="409033B1" w14:textId="77777777" w:rsidR="002F67B0" w:rsidRPr="008D2E37" w:rsidRDefault="00817979" w:rsidP="00CD22D2">
      <w:pPr>
        <w:spacing w:after="240" w:line="360" w:lineRule="auto"/>
        <w:ind w:left="540" w:firstLine="450"/>
        <w:jc w:val="center"/>
        <w:rPr>
          <w:rFonts w:ascii="Aptos" w:hAnsi="Aptos"/>
          <w:b/>
          <w:bCs/>
          <w:color w:val="00B050"/>
          <w:sz w:val="52"/>
        </w:rPr>
      </w:pPr>
      <w:r w:rsidRPr="006252EE">
        <w:rPr>
          <w:b/>
          <w:bCs/>
          <w:color w:val="00B050"/>
          <w:sz w:val="44"/>
          <w:szCs w:val="22"/>
        </w:rPr>
        <w:t>CONTRACT</w:t>
      </w:r>
      <w:r w:rsidR="00D65E31" w:rsidRPr="006252EE">
        <w:rPr>
          <w:b/>
          <w:bCs/>
          <w:color w:val="00B050"/>
          <w:sz w:val="44"/>
          <w:szCs w:val="22"/>
        </w:rPr>
        <w:t xml:space="preserve"> FOR</w:t>
      </w:r>
      <w:r w:rsidRPr="006252EE">
        <w:rPr>
          <w:b/>
          <w:bCs/>
          <w:color w:val="00B050"/>
          <w:sz w:val="44"/>
          <w:szCs w:val="22"/>
        </w:rPr>
        <w:t xml:space="preserve"> </w:t>
      </w:r>
      <w:r w:rsidR="00CD22D2" w:rsidRPr="006252EE">
        <w:rPr>
          <w:rFonts w:ascii="Aptos" w:eastAsia="Arial Black" w:hAnsi="Aptos"/>
          <w:b/>
          <w:bCs/>
          <w:color w:val="00B050"/>
          <w:sz w:val="52"/>
          <w:szCs w:val="44"/>
        </w:rPr>
        <w:t xml:space="preserve">DESIGN, SUPPLY AND </w:t>
      </w:r>
      <w:r w:rsidR="00CD22D2" w:rsidRPr="006252EE">
        <w:rPr>
          <w:b/>
          <w:bCs/>
          <w:color w:val="00B050"/>
          <w:sz w:val="48"/>
        </w:rPr>
        <w:t xml:space="preserve">MESOB ONESTOP SERVICE </w:t>
      </w:r>
      <w:r w:rsidR="00CD22D2" w:rsidRPr="006252EE">
        <w:rPr>
          <w:rFonts w:ascii="Aptos" w:hAnsi="Aptos"/>
          <w:b/>
          <w:bCs/>
          <w:color w:val="00B050"/>
          <w:sz w:val="52"/>
        </w:rPr>
        <w:t xml:space="preserve">INFRASTRUCTURE OFFFER </w:t>
      </w:r>
      <w:r w:rsidR="002F67B0" w:rsidRPr="006252EE">
        <w:rPr>
          <w:b/>
          <w:bCs/>
          <w:color w:val="00B050"/>
          <w:sz w:val="44"/>
          <w:szCs w:val="22"/>
        </w:rPr>
        <w:t>BETWEEN</w:t>
      </w:r>
    </w:p>
    <w:p w14:paraId="771BD860" w14:textId="77777777" w:rsidR="002F67B0" w:rsidRPr="006252EE" w:rsidRDefault="002F67B0" w:rsidP="002F67B0">
      <w:pPr>
        <w:spacing w:before="240" w:after="297" w:line="360" w:lineRule="auto"/>
        <w:ind w:left="87" w:right="-270" w:firstLine="0"/>
        <w:jc w:val="center"/>
        <w:rPr>
          <w:b/>
          <w:bCs/>
          <w:color w:val="00B050"/>
          <w:sz w:val="44"/>
          <w:szCs w:val="22"/>
        </w:rPr>
      </w:pPr>
      <w:r w:rsidRPr="006252EE">
        <w:rPr>
          <w:b/>
          <w:bCs/>
          <w:color w:val="00B050"/>
          <w:sz w:val="44"/>
          <w:szCs w:val="22"/>
        </w:rPr>
        <w:t>ETHIO TELECOM</w:t>
      </w:r>
    </w:p>
    <w:p w14:paraId="0248DB3B" w14:textId="77777777" w:rsidR="00B37050" w:rsidRPr="006252EE" w:rsidRDefault="00B37050" w:rsidP="00B37050">
      <w:pPr>
        <w:spacing w:before="240" w:after="297" w:line="360" w:lineRule="auto"/>
        <w:ind w:left="87" w:right="-270" w:firstLine="0"/>
        <w:jc w:val="center"/>
        <w:rPr>
          <w:b/>
          <w:bCs/>
          <w:color w:val="00B050"/>
          <w:sz w:val="44"/>
          <w:szCs w:val="22"/>
        </w:rPr>
      </w:pPr>
      <w:r w:rsidRPr="006252EE">
        <w:rPr>
          <w:b/>
          <w:bCs/>
          <w:color w:val="00B050"/>
          <w:sz w:val="44"/>
          <w:szCs w:val="22"/>
        </w:rPr>
        <w:t>AND</w:t>
      </w:r>
    </w:p>
    <w:p w14:paraId="400F1FC1" w14:textId="75E1E7C9" w:rsidR="00843087" w:rsidRPr="006252EE" w:rsidRDefault="00AE1885" w:rsidP="00B37050">
      <w:pPr>
        <w:spacing w:before="240" w:after="297" w:line="360" w:lineRule="auto"/>
        <w:ind w:left="87" w:right="-270" w:firstLine="0"/>
        <w:jc w:val="center"/>
        <w:rPr>
          <w:b/>
          <w:bCs/>
          <w:color w:val="00B050"/>
          <w:sz w:val="44"/>
          <w:szCs w:val="22"/>
        </w:rPr>
      </w:pPr>
      <w:bookmarkStart w:id="2" w:name="OLE_LINK1"/>
      <w:r w:rsidRPr="006252EE">
        <w:rPr>
          <w:b/>
          <w:bCs/>
          <w:color w:val="00B050"/>
          <w:sz w:val="44"/>
          <w:szCs w:val="22"/>
        </w:rPr>
        <w:t xml:space="preserve">SIDAMA NATIONAL REGIONAL </w:t>
      </w:r>
      <w:r>
        <w:rPr>
          <w:b/>
          <w:bCs/>
          <w:color w:val="00B050"/>
          <w:sz w:val="44"/>
          <w:szCs w:val="22"/>
        </w:rPr>
        <w:t xml:space="preserve">STATE </w:t>
      </w:r>
      <w:r w:rsidRPr="006252EE">
        <w:rPr>
          <w:b/>
          <w:bCs/>
          <w:color w:val="00B050"/>
          <w:sz w:val="44"/>
          <w:szCs w:val="22"/>
        </w:rPr>
        <w:t>OF</w:t>
      </w:r>
      <w:r>
        <w:rPr>
          <w:b/>
          <w:bCs/>
          <w:color w:val="00B050"/>
          <w:sz w:val="44"/>
          <w:szCs w:val="22"/>
        </w:rPr>
        <w:t xml:space="preserve"> </w:t>
      </w:r>
      <w:ins w:id="3" w:author="Eyerusalem Baye Kebede" w:date="2025-08-30T13:25:00Z" w16du:dateUtc="2025-08-30T10:25:00Z">
        <w:r w:rsidR="001047E4">
          <w:rPr>
            <w:b/>
            <w:bCs/>
            <w:color w:val="00B050"/>
            <w:sz w:val="44"/>
            <w:szCs w:val="22"/>
          </w:rPr>
          <w:t xml:space="preserve">THE </w:t>
        </w:r>
      </w:ins>
      <w:r>
        <w:rPr>
          <w:b/>
          <w:bCs/>
          <w:color w:val="00B050"/>
          <w:sz w:val="44"/>
          <w:szCs w:val="22"/>
        </w:rPr>
        <w:t xml:space="preserve">PRESIDENT </w:t>
      </w:r>
      <w:r w:rsidRPr="006252EE">
        <w:rPr>
          <w:b/>
          <w:bCs/>
          <w:color w:val="00B050"/>
          <w:sz w:val="44"/>
          <w:szCs w:val="22"/>
        </w:rPr>
        <w:t xml:space="preserve">OFFICE                   </w:t>
      </w:r>
    </w:p>
    <w:bookmarkEnd w:id="2"/>
    <w:p w14:paraId="50C3A8FC" w14:textId="77777777" w:rsidR="006252EE" w:rsidRDefault="006252EE" w:rsidP="000358A2">
      <w:pPr>
        <w:spacing w:after="0" w:line="360" w:lineRule="auto"/>
        <w:ind w:left="0" w:right="-270" w:firstLine="0"/>
        <w:jc w:val="right"/>
        <w:rPr>
          <w:ins w:id="4" w:author="Eyerusalem Baye Kebede" w:date="2025-08-30T12:59:00Z" w16du:dateUtc="2025-08-30T09:59:00Z"/>
          <w:b/>
          <w:color w:val="00B050"/>
          <w:sz w:val="28"/>
        </w:rPr>
      </w:pPr>
    </w:p>
    <w:p w14:paraId="012AB75E" w14:textId="77777777" w:rsidR="006252EE" w:rsidRDefault="006252EE" w:rsidP="000358A2">
      <w:pPr>
        <w:spacing w:after="0" w:line="360" w:lineRule="auto"/>
        <w:ind w:left="0" w:right="-270" w:firstLine="0"/>
        <w:jc w:val="right"/>
        <w:rPr>
          <w:ins w:id="5" w:author="Eyerusalem Baye Kebede" w:date="2025-08-30T12:59:00Z" w16du:dateUtc="2025-08-30T09:59:00Z"/>
          <w:b/>
          <w:color w:val="00B050"/>
          <w:sz w:val="28"/>
        </w:rPr>
      </w:pPr>
    </w:p>
    <w:p w14:paraId="734B58C1" w14:textId="77777777" w:rsidR="006252EE" w:rsidRDefault="006252EE" w:rsidP="000358A2">
      <w:pPr>
        <w:spacing w:after="0" w:line="360" w:lineRule="auto"/>
        <w:ind w:left="0" w:right="-270" w:firstLine="0"/>
        <w:jc w:val="right"/>
        <w:rPr>
          <w:ins w:id="6" w:author="Eyerusalem Baye Kebede" w:date="2025-08-30T12:59:00Z" w16du:dateUtc="2025-08-30T09:59:00Z"/>
          <w:b/>
          <w:color w:val="00B050"/>
          <w:sz w:val="28"/>
        </w:rPr>
      </w:pPr>
    </w:p>
    <w:p w14:paraId="3B1520CD" w14:textId="7530FC48" w:rsidR="00AD4ECC" w:rsidRPr="006252EE" w:rsidRDefault="00A661CA" w:rsidP="000358A2">
      <w:pPr>
        <w:spacing w:after="0" w:line="360" w:lineRule="auto"/>
        <w:ind w:left="0" w:right="-270" w:firstLine="0"/>
        <w:jc w:val="right"/>
        <w:rPr>
          <w:b/>
          <w:color w:val="00B050"/>
          <w:sz w:val="28"/>
        </w:rPr>
      </w:pPr>
      <w:r w:rsidRPr="006252EE">
        <w:rPr>
          <w:b/>
          <w:color w:val="00B050"/>
          <w:sz w:val="28"/>
        </w:rPr>
        <w:t>Addis Ababa, Ethiopia</w:t>
      </w:r>
    </w:p>
    <w:p w14:paraId="34981B9C" w14:textId="77777777" w:rsidR="00AD4ECC" w:rsidRPr="006700B6" w:rsidRDefault="00A23C3B" w:rsidP="000358A2">
      <w:pPr>
        <w:spacing w:after="0" w:line="360" w:lineRule="auto"/>
        <w:ind w:left="0" w:right="-270" w:firstLine="0"/>
        <w:jc w:val="right"/>
        <w:rPr>
          <w:b/>
          <w:color w:val="00B0F0"/>
          <w:sz w:val="28"/>
        </w:rPr>
      </w:pPr>
      <w:proofErr w:type="gramStart"/>
      <w:r w:rsidRPr="006252EE">
        <w:rPr>
          <w:b/>
          <w:color w:val="00B050"/>
          <w:sz w:val="28"/>
        </w:rPr>
        <w:t>August,</w:t>
      </w:r>
      <w:proofErr w:type="gramEnd"/>
      <w:r w:rsidR="004C71C7" w:rsidRPr="006252EE">
        <w:rPr>
          <w:b/>
          <w:color w:val="00B050"/>
          <w:sz w:val="28"/>
        </w:rPr>
        <w:t xml:space="preserve"> </w:t>
      </w:r>
      <w:r w:rsidR="00B06D5F" w:rsidRPr="006252EE">
        <w:rPr>
          <w:b/>
          <w:color w:val="00B050"/>
          <w:sz w:val="28"/>
        </w:rPr>
        <w:t>2025</w:t>
      </w:r>
    </w:p>
    <w:p w14:paraId="4A67FFEB" w14:textId="77777777" w:rsidR="00CF3CC7" w:rsidRDefault="00CF3CC7" w:rsidP="00247F7A">
      <w:pPr>
        <w:spacing w:after="0" w:line="360" w:lineRule="auto"/>
        <w:ind w:left="0" w:right="-270" w:firstLine="0"/>
        <w:jc w:val="left"/>
        <w:rPr>
          <w:color w:val="000000"/>
        </w:rPr>
      </w:pPr>
    </w:p>
    <w:p w14:paraId="12D1C8D2" w14:textId="77777777" w:rsidR="00CF3CC7" w:rsidRDefault="00CF3CC7" w:rsidP="00247F7A">
      <w:pPr>
        <w:spacing w:after="0" w:line="360" w:lineRule="auto"/>
        <w:ind w:left="0" w:right="-270" w:firstLine="0"/>
        <w:jc w:val="left"/>
        <w:rPr>
          <w:ins w:id="7" w:author="Eyerusalem Baye Kebede" w:date="2025-08-30T10:57:00Z" w16du:dateUtc="2025-08-30T07:57:00Z"/>
          <w:color w:val="000000"/>
        </w:rPr>
      </w:pPr>
    </w:p>
    <w:p w14:paraId="7B11D71C" w14:textId="77777777" w:rsidR="008F6BDF" w:rsidRDefault="008F6BDF" w:rsidP="00247F7A">
      <w:pPr>
        <w:spacing w:after="0" w:line="360" w:lineRule="auto"/>
        <w:ind w:left="0" w:right="-270" w:firstLine="0"/>
        <w:jc w:val="left"/>
        <w:rPr>
          <w:ins w:id="8" w:author="Eyerusalem Baye Kebede" w:date="2025-08-30T10:57:00Z" w16du:dateUtc="2025-08-30T07:57:00Z"/>
          <w:color w:val="000000"/>
        </w:rPr>
      </w:pPr>
    </w:p>
    <w:p w14:paraId="227C7A88" w14:textId="77777777" w:rsidR="008F6BDF" w:rsidRDefault="008F6BDF" w:rsidP="00247F7A">
      <w:pPr>
        <w:spacing w:after="0" w:line="360" w:lineRule="auto"/>
        <w:ind w:left="0" w:right="-270" w:firstLine="0"/>
        <w:jc w:val="left"/>
        <w:rPr>
          <w:ins w:id="9" w:author="Eyerusalem Baye Kebede" w:date="2025-08-30T10:57:00Z" w16du:dateUtc="2025-08-30T07:57:00Z"/>
          <w:color w:val="000000"/>
        </w:rPr>
      </w:pPr>
    </w:p>
    <w:p w14:paraId="68547CC3" w14:textId="77777777" w:rsidR="008F6BDF" w:rsidRDefault="008F6BDF" w:rsidP="00247F7A">
      <w:pPr>
        <w:spacing w:after="0" w:line="360" w:lineRule="auto"/>
        <w:ind w:left="0" w:right="-270" w:firstLine="0"/>
        <w:jc w:val="left"/>
        <w:rPr>
          <w:color w:val="000000"/>
        </w:rPr>
      </w:pPr>
    </w:p>
    <w:p w14:paraId="1511C9BA" w14:textId="77777777" w:rsidR="00CD22D2" w:rsidRDefault="00CD22D2" w:rsidP="00247F7A">
      <w:pPr>
        <w:spacing w:after="0" w:line="360" w:lineRule="auto"/>
        <w:ind w:left="0" w:right="-270" w:firstLine="0"/>
        <w:jc w:val="left"/>
        <w:rPr>
          <w:color w:val="000000"/>
        </w:rPr>
      </w:pPr>
    </w:p>
    <w:p w14:paraId="6674A934" w14:textId="77777777" w:rsidR="00AD4ECC" w:rsidRDefault="00A661CA" w:rsidP="00247F7A">
      <w:pPr>
        <w:spacing w:after="0" w:line="360" w:lineRule="auto"/>
        <w:ind w:left="0" w:right="-270" w:firstLine="0"/>
        <w:jc w:val="left"/>
        <w:rPr>
          <w:color w:val="000000"/>
        </w:rPr>
      </w:pPr>
      <w:r>
        <w:rPr>
          <w:color w:val="000000"/>
        </w:rPr>
        <w:t>This contract (</w:t>
      </w:r>
      <w:r>
        <w:t>hereinafter</w:t>
      </w:r>
      <w:r>
        <w:rPr>
          <w:color w:val="000000"/>
        </w:rPr>
        <w:t xml:space="preserve"> “the contract’’, “contract” or “agreement”) is executed </w:t>
      </w:r>
      <w:r w:rsidR="00962D82">
        <w:rPr>
          <w:color w:val="000000"/>
        </w:rPr>
        <w:t>in Addis</w:t>
      </w:r>
      <w:r w:rsidR="00247F7A">
        <w:rPr>
          <w:color w:val="000000"/>
        </w:rPr>
        <w:t xml:space="preserve"> </w:t>
      </w:r>
      <w:r w:rsidR="00962D82">
        <w:rPr>
          <w:color w:val="000000"/>
        </w:rPr>
        <w:t>Ababa, Ethiopia, as</w:t>
      </w:r>
      <w:r w:rsidR="00092373">
        <w:rPr>
          <w:color w:val="000000"/>
        </w:rPr>
        <w:t xml:space="preserve"> </w:t>
      </w:r>
      <w:r w:rsidR="00D24924">
        <w:rPr>
          <w:color w:val="000000"/>
        </w:rPr>
        <w:t>o</w:t>
      </w:r>
      <w:r w:rsidR="00247F7A">
        <w:rPr>
          <w:color w:val="000000"/>
        </w:rPr>
        <w:t xml:space="preserve">f </w:t>
      </w:r>
      <w:r w:rsidR="00A23C3B">
        <w:rPr>
          <w:color w:val="000000"/>
        </w:rPr>
        <w:t>August</w:t>
      </w:r>
      <w:r w:rsidR="00247F7A" w:rsidRPr="00247F7A">
        <w:rPr>
          <w:color w:val="000000"/>
        </w:rPr>
        <w:t xml:space="preserve"> 2025</w:t>
      </w:r>
      <w:r w:rsidR="00247F7A">
        <w:rPr>
          <w:color w:val="000000"/>
        </w:rPr>
        <w:t xml:space="preserve"> </w:t>
      </w:r>
      <w:r w:rsidR="008B3EF7" w:rsidRPr="00AA0D5E">
        <w:rPr>
          <w:color w:val="000000"/>
        </w:rPr>
        <w:t>between</w:t>
      </w:r>
      <w:r w:rsidR="008B3EF7">
        <w:rPr>
          <w:color w:val="000000"/>
        </w:rPr>
        <w:t>.</w:t>
      </w:r>
    </w:p>
    <w:p w14:paraId="248C186B" w14:textId="77777777" w:rsidR="00AD4ECC" w:rsidRDefault="00AD4ECC" w:rsidP="000358A2">
      <w:pPr>
        <w:spacing w:after="0" w:line="360" w:lineRule="auto"/>
        <w:ind w:left="0" w:right="-270" w:firstLine="0"/>
        <w:rPr>
          <w:color w:val="000000"/>
        </w:rPr>
      </w:pPr>
    </w:p>
    <w:p w14:paraId="2D918342" w14:textId="77777777" w:rsidR="00B27BC8" w:rsidRDefault="00A661CA" w:rsidP="00B27BC8">
      <w:pPr>
        <w:tabs>
          <w:tab w:val="left" w:pos="-270"/>
        </w:tabs>
        <w:spacing w:after="0" w:line="360" w:lineRule="auto"/>
        <w:ind w:left="180" w:right="-450" w:hanging="540"/>
        <w:rPr>
          <w:rFonts w:eastAsia="Batang"/>
          <w:lang w:val="en-ZA"/>
        </w:rPr>
      </w:pPr>
      <w:r w:rsidRPr="00BA3CBD">
        <w:rPr>
          <w:b/>
          <w:color w:val="000000"/>
        </w:rPr>
        <w:t>Ethio telecom</w:t>
      </w:r>
      <w:r w:rsidR="00652B01" w:rsidRPr="00BA3CBD">
        <w:rPr>
          <w:color w:val="000000"/>
        </w:rPr>
        <w:t xml:space="preserve"> </w:t>
      </w:r>
      <w:r w:rsidR="00A618EC" w:rsidRPr="00BA3CBD">
        <w:rPr>
          <w:rFonts w:eastAsia="Batang"/>
          <w:lang w:val="en-ZA"/>
        </w:rPr>
        <w:t xml:space="preserve">share company which is duly established licenced and existing under relevant laws of the Federal Democratic Republic of Ethiopia, with its principal place of business located at Addis Ababa City, Churchill Road, </w:t>
      </w:r>
      <w:proofErr w:type="spellStart"/>
      <w:r w:rsidR="00A618EC" w:rsidRPr="00BA3CBD">
        <w:rPr>
          <w:rFonts w:eastAsia="Batang"/>
          <w:lang w:val="en-ZA"/>
        </w:rPr>
        <w:t>Lideta</w:t>
      </w:r>
      <w:proofErr w:type="spellEnd"/>
      <w:r w:rsidR="00A618EC" w:rsidRPr="00BA3CBD">
        <w:rPr>
          <w:rFonts w:eastAsia="Batang"/>
          <w:lang w:val="en-ZA"/>
        </w:rPr>
        <w:t xml:space="preserve"> Sub City, woreda 10, Phone Number +25115515700 (hereinafter referred to as “Ethio telecom”</w:t>
      </w:r>
      <w:r w:rsidR="00495B77" w:rsidRPr="00BA3CBD">
        <w:rPr>
          <w:rFonts w:eastAsia="Batang"/>
          <w:lang w:val="en-ZA"/>
        </w:rPr>
        <w:t xml:space="preserve"> </w:t>
      </w:r>
      <w:r w:rsidR="00495B77" w:rsidRPr="00BA3CBD">
        <w:rPr>
          <w:rFonts w:eastAsia="Batang"/>
          <w:color w:val="000000" w:themeColor="text1"/>
          <w:lang w:val="en-ZA"/>
        </w:rPr>
        <w:t>or ‘’Supplier’’</w:t>
      </w:r>
      <w:r w:rsidR="00A618EC" w:rsidRPr="00BA3CBD">
        <w:rPr>
          <w:rFonts w:eastAsia="Batang"/>
          <w:lang w:val="en-ZA"/>
        </w:rPr>
        <w:t>)</w:t>
      </w:r>
      <w:r w:rsidR="00A618EC" w:rsidRPr="00B97032">
        <w:rPr>
          <w:rFonts w:eastAsia="Batang"/>
          <w:lang w:val="en-ZA"/>
        </w:rPr>
        <w:t xml:space="preserve"> </w:t>
      </w:r>
    </w:p>
    <w:p w14:paraId="02BB10DA" w14:textId="56F009B3" w:rsidR="00BE3CD9" w:rsidRDefault="00BE3CD9" w:rsidP="00BE3CD9">
      <w:pPr>
        <w:tabs>
          <w:tab w:val="left" w:pos="-270"/>
        </w:tabs>
        <w:spacing w:after="0" w:line="360" w:lineRule="auto"/>
        <w:ind w:left="-270" w:right="-450" w:firstLine="0"/>
        <w:rPr>
          <w:rFonts w:eastAsia="Batang"/>
          <w:lang w:val="en-ZA"/>
        </w:rPr>
      </w:pPr>
      <w:bookmarkStart w:id="10" w:name="OLE_LINK2"/>
      <w:bookmarkStart w:id="11" w:name="OLE_LINK8"/>
      <w:bookmarkStart w:id="12" w:name="OLE_LINK6"/>
      <w:bookmarkStart w:id="13" w:name="OLE_LINK7"/>
      <w:r w:rsidRPr="00BE3CD9">
        <w:rPr>
          <w:rFonts w:eastAsia="Batang"/>
          <w:b/>
          <w:bCs/>
          <w:lang w:val="en-ZA"/>
        </w:rPr>
        <w:t xml:space="preserve">Sidama National Regional State </w:t>
      </w:r>
      <w:proofErr w:type="gramStart"/>
      <w:r w:rsidRPr="00BE3CD9">
        <w:rPr>
          <w:rFonts w:eastAsia="Batang"/>
          <w:b/>
          <w:bCs/>
          <w:lang w:val="en-ZA"/>
        </w:rPr>
        <w:t>Of</w:t>
      </w:r>
      <w:proofErr w:type="gramEnd"/>
      <w:r w:rsidRPr="00BE3CD9">
        <w:rPr>
          <w:rFonts w:eastAsia="Batang"/>
          <w:b/>
          <w:bCs/>
          <w:lang w:val="en-ZA"/>
        </w:rPr>
        <w:t xml:space="preserve"> President Office</w:t>
      </w:r>
      <w:r w:rsidRPr="00BE3CD9">
        <w:rPr>
          <w:rFonts w:eastAsia="Batang"/>
          <w:lang w:val="en-ZA"/>
        </w:rPr>
        <w:t xml:space="preserve">    </w:t>
      </w:r>
      <w:bookmarkEnd w:id="10"/>
      <w:r w:rsidRPr="00BA3CBD">
        <w:rPr>
          <w:rFonts w:eastAsia="Batang"/>
          <w:lang w:val="en-ZA"/>
        </w:rPr>
        <w:t xml:space="preserve">with its principal place of business located </w:t>
      </w:r>
      <w:proofErr w:type="gramStart"/>
      <w:r w:rsidRPr="00BA3CBD">
        <w:rPr>
          <w:rFonts w:eastAsia="Batang"/>
          <w:lang w:val="en-ZA"/>
        </w:rPr>
        <w:t xml:space="preserve">at </w:t>
      </w:r>
      <w:r w:rsidRPr="00B27BC8">
        <w:rPr>
          <w:rFonts w:eastAsia="Batang"/>
          <w:lang w:val="en-ZA"/>
        </w:rPr>
        <w:t xml:space="preserve"> </w:t>
      </w:r>
      <w:r>
        <w:rPr>
          <w:lang w:val="es-MX"/>
        </w:rPr>
        <w:t>,</w:t>
      </w:r>
      <w:proofErr w:type="gramEnd"/>
      <w:r w:rsidRPr="0077064B">
        <w:t xml:space="preserve"> </w:t>
      </w:r>
      <w:r>
        <w:t>Hawassa</w:t>
      </w:r>
      <w:r w:rsidRPr="0077064B">
        <w:t xml:space="preserve">, Ethiopia Tel. </w:t>
      </w:r>
      <w:r w:rsidRPr="007C6CA1">
        <w:t>046-220-00-36/80</w:t>
      </w:r>
      <w:r>
        <w:t xml:space="preserve"> </w:t>
      </w:r>
      <w:r w:rsidRPr="007C6CA1">
        <w:t>P.O. Box 163</w:t>
      </w:r>
      <w:r w:rsidRPr="0077064B">
        <w:t xml:space="preserve"> </w:t>
      </w:r>
      <w:r w:rsidRPr="00BA3CBD">
        <w:rPr>
          <w:rFonts w:eastAsia="Batang"/>
          <w:lang w:val="en-ZA"/>
        </w:rPr>
        <w:t>(hereinafter referred to as</w:t>
      </w:r>
      <w:r>
        <w:rPr>
          <w:rFonts w:eastAsia="Batang"/>
          <w:lang w:val="en-ZA"/>
        </w:rPr>
        <w:t xml:space="preserve"> Customer).</w:t>
      </w:r>
    </w:p>
    <w:bookmarkEnd w:id="11"/>
    <w:bookmarkEnd w:id="12"/>
    <w:bookmarkEnd w:id="13"/>
    <w:p w14:paraId="7E9761AF" w14:textId="5FF02880" w:rsidR="00902AD6" w:rsidRPr="007C6CA1" w:rsidRDefault="00A661CA" w:rsidP="007C6CA1">
      <w:pPr>
        <w:tabs>
          <w:tab w:val="left" w:pos="-270"/>
        </w:tabs>
        <w:spacing w:after="0" w:line="360" w:lineRule="auto"/>
        <w:ind w:left="-360" w:right="-450" w:firstLine="0"/>
        <w:rPr>
          <w:rFonts w:eastAsia="Batang"/>
          <w:lang w:val="en-ZA"/>
        </w:rPr>
      </w:pPr>
      <w:r w:rsidRPr="00A71DB1">
        <w:rPr>
          <w:b/>
          <w:bCs/>
        </w:rPr>
        <w:t>Ethio telecom</w:t>
      </w:r>
      <w:r>
        <w:t xml:space="preserve"> </w:t>
      </w:r>
      <w:r w:rsidR="00A71DB1">
        <w:t xml:space="preserve">and </w:t>
      </w:r>
      <w:bookmarkStart w:id="14" w:name="OLE_LINK3"/>
      <w:r w:rsidR="00A71DB1" w:rsidRPr="00A71DB1">
        <w:rPr>
          <w:b/>
          <w:bCs/>
        </w:rPr>
        <w:t>Sidama</w:t>
      </w:r>
      <w:r w:rsidR="00A71DB1" w:rsidRPr="00A71DB1">
        <w:rPr>
          <w:rFonts w:eastAsia="Batang"/>
          <w:b/>
          <w:bCs/>
          <w:lang w:val="en-ZA"/>
        </w:rPr>
        <w:t xml:space="preserve"> National Regional State </w:t>
      </w:r>
      <w:proofErr w:type="gramStart"/>
      <w:r w:rsidR="00A71DB1" w:rsidRPr="00A71DB1">
        <w:rPr>
          <w:rFonts w:eastAsia="Batang"/>
          <w:b/>
          <w:bCs/>
          <w:lang w:val="en-ZA"/>
        </w:rPr>
        <w:t>Of</w:t>
      </w:r>
      <w:proofErr w:type="gramEnd"/>
      <w:r w:rsidR="00A71DB1" w:rsidRPr="00A71DB1">
        <w:rPr>
          <w:rFonts w:eastAsia="Batang"/>
          <w:b/>
          <w:bCs/>
          <w:lang w:val="en-ZA"/>
        </w:rPr>
        <w:t xml:space="preserve"> President Office</w:t>
      </w:r>
      <w:r w:rsidR="00A71DB1" w:rsidRPr="00BE3CD9">
        <w:rPr>
          <w:rFonts w:eastAsia="Batang"/>
          <w:lang w:val="en-ZA"/>
        </w:rPr>
        <w:t xml:space="preserve">   </w:t>
      </w:r>
      <w:del w:id="15" w:author="Eyerusalem Baye Kebede" w:date="2025-08-30T13:08:00Z" w16du:dateUtc="2025-08-30T10:08:00Z">
        <w:r w:rsidR="00A71DB1" w:rsidRPr="00BE3CD9" w:rsidDel="00A71DB1">
          <w:rPr>
            <w:rFonts w:eastAsia="Batang"/>
            <w:lang w:val="en-ZA"/>
          </w:rPr>
          <w:delText xml:space="preserve"> </w:delText>
        </w:r>
      </w:del>
      <w:bookmarkEnd w:id="14"/>
      <w:r>
        <w:t>hereinafter jointly be referred to as “parties” and individually as a “party”.</w:t>
      </w:r>
      <w:bookmarkStart w:id="16" w:name="_heading=h.1fob9te" w:colFirst="0" w:colLast="0"/>
      <w:bookmarkEnd w:id="16"/>
    </w:p>
    <w:p w14:paraId="108B84CB" w14:textId="77777777" w:rsidR="00AD4ECC" w:rsidRPr="00902AD6" w:rsidRDefault="008B3EF7" w:rsidP="005114EF">
      <w:pPr>
        <w:spacing w:before="240" w:after="297" w:line="360" w:lineRule="auto"/>
        <w:ind w:left="0" w:right="-270" w:firstLine="0"/>
        <w:rPr>
          <w:bCs/>
        </w:rPr>
      </w:pPr>
      <w:r w:rsidRPr="00902AD6">
        <w:rPr>
          <w:b/>
        </w:rPr>
        <w:t>W</w:t>
      </w:r>
      <w:r w:rsidRPr="00C348D2">
        <w:rPr>
          <w:b/>
        </w:rPr>
        <w:t>HEREAS</w:t>
      </w:r>
      <w:r w:rsidR="00A661CA" w:rsidRPr="00C348D2">
        <w:rPr>
          <w:b/>
        </w:rPr>
        <w:t xml:space="preserve"> </w:t>
      </w:r>
      <w:r w:rsidR="00902AD6" w:rsidRPr="00C348D2">
        <w:rPr>
          <w:bCs/>
        </w:rPr>
        <w:t>the</w:t>
      </w:r>
      <w:r w:rsidR="00902AD6" w:rsidRPr="00902AD6">
        <w:rPr>
          <w:bCs/>
        </w:rPr>
        <w:t xml:space="preserve"> supplier is desirous </w:t>
      </w:r>
      <w:r w:rsidR="00EB1250" w:rsidRPr="00902AD6">
        <w:rPr>
          <w:bCs/>
        </w:rPr>
        <w:t>of</w:t>
      </w:r>
      <w:r w:rsidR="00902AD6" w:rsidRPr="00902AD6">
        <w:rPr>
          <w:bCs/>
        </w:rPr>
        <w:t xml:space="preserve"> </w:t>
      </w:r>
      <w:r w:rsidR="006C455A" w:rsidRPr="006C455A">
        <w:rPr>
          <w:bCs/>
        </w:rPr>
        <w:t xml:space="preserve">Design, Supply, Delivery, Implementation, Training </w:t>
      </w:r>
      <w:r w:rsidR="006C455A">
        <w:rPr>
          <w:bCs/>
        </w:rPr>
        <w:t>a</w:t>
      </w:r>
      <w:r w:rsidR="006C455A" w:rsidRPr="006C455A">
        <w:rPr>
          <w:bCs/>
        </w:rPr>
        <w:t xml:space="preserve">nd Support </w:t>
      </w:r>
      <w:r w:rsidR="006C455A">
        <w:rPr>
          <w:bCs/>
        </w:rPr>
        <w:t>o</w:t>
      </w:r>
      <w:r w:rsidR="006C455A" w:rsidRPr="006C455A">
        <w:rPr>
          <w:bCs/>
        </w:rPr>
        <w:t xml:space="preserve">f </w:t>
      </w:r>
      <w:r w:rsidR="00CD22D2" w:rsidRPr="00CD22D2">
        <w:rPr>
          <w:bCs/>
          <w:sz w:val="22"/>
          <w:szCs w:val="22"/>
        </w:rPr>
        <w:t>D</w:t>
      </w:r>
      <w:r w:rsidR="00CD22D2">
        <w:rPr>
          <w:bCs/>
          <w:sz w:val="22"/>
          <w:szCs w:val="22"/>
        </w:rPr>
        <w:t>esign</w:t>
      </w:r>
      <w:r w:rsidR="00CD22D2" w:rsidRPr="00CD22D2">
        <w:rPr>
          <w:bCs/>
          <w:sz w:val="22"/>
          <w:szCs w:val="22"/>
        </w:rPr>
        <w:t>,</w:t>
      </w:r>
      <w:r w:rsidR="00CD22D2">
        <w:rPr>
          <w:bCs/>
          <w:sz w:val="22"/>
          <w:szCs w:val="22"/>
        </w:rPr>
        <w:t xml:space="preserve"> supply and </w:t>
      </w:r>
      <w:r w:rsidR="00CD22D2" w:rsidRPr="00CD22D2">
        <w:rPr>
          <w:bCs/>
          <w:sz w:val="22"/>
          <w:szCs w:val="22"/>
        </w:rPr>
        <w:t xml:space="preserve">MESOB </w:t>
      </w:r>
      <w:r w:rsidR="00CD22D2">
        <w:rPr>
          <w:bCs/>
          <w:sz w:val="22"/>
          <w:szCs w:val="22"/>
        </w:rPr>
        <w:t xml:space="preserve">one stop service infrastructure </w:t>
      </w:r>
      <w:r w:rsidR="009323F9" w:rsidRPr="00902AD6">
        <w:rPr>
          <w:bCs/>
        </w:rPr>
        <w:t>to</w:t>
      </w:r>
      <w:r w:rsidR="00A661CA" w:rsidRPr="00902AD6">
        <w:rPr>
          <w:bCs/>
        </w:rPr>
        <w:t xml:space="preserve"> the customer specified in this agreement. </w:t>
      </w:r>
    </w:p>
    <w:p w14:paraId="537209EE" w14:textId="77777777" w:rsidR="00AD4ECC" w:rsidRDefault="008B3EF7" w:rsidP="000358A2">
      <w:pPr>
        <w:spacing w:after="0" w:line="360" w:lineRule="auto"/>
        <w:ind w:left="0" w:right="-270" w:firstLine="0"/>
      </w:pPr>
      <w:r>
        <w:rPr>
          <w:b/>
        </w:rPr>
        <w:t>WHEREAS</w:t>
      </w:r>
      <w:r w:rsidR="00A661CA">
        <w:t xml:space="preserve"> the customer is </w:t>
      </w:r>
      <w:r w:rsidR="00092373">
        <w:t xml:space="preserve">desirous </w:t>
      </w:r>
      <w:r w:rsidR="000C7AE0">
        <w:t>of purchasing</w:t>
      </w:r>
      <w:r w:rsidR="00092373">
        <w:t xml:space="preserve"> </w:t>
      </w:r>
      <w:r w:rsidR="006C455A" w:rsidRPr="006C455A">
        <w:rPr>
          <w:bCs/>
        </w:rPr>
        <w:t xml:space="preserve">Design, Supply, Delivery, Implementation, Training </w:t>
      </w:r>
      <w:r w:rsidR="006C455A">
        <w:rPr>
          <w:bCs/>
        </w:rPr>
        <w:t>a</w:t>
      </w:r>
      <w:r w:rsidR="006C455A" w:rsidRPr="006C455A">
        <w:rPr>
          <w:bCs/>
        </w:rPr>
        <w:t xml:space="preserve">nd Support </w:t>
      </w:r>
      <w:r w:rsidR="006C455A">
        <w:rPr>
          <w:bCs/>
        </w:rPr>
        <w:t>o</w:t>
      </w:r>
      <w:r w:rsidR="006C455A" w:rsidRPr="006C455A">
        <w:rPr>
          <w:bCs/>
        </w:rPr>
        <w:t xml:space="preserve">f </w:t>
      </w:r>
      <w:r w:rsidR="00CD22D2" w:rsidRPr="00CD22D2">
        <w:rPr>
          <w:bCs/>
          <w:sz w:val="22"/>
          <w:szCs w:val="22"/>
        </w:rPr>
        <w:t>D</w:t>
      </w:r>
      <w:r w:rsidR="00CD22D2">
        <w:rPr>
          <w:bCs/>
          <w:sz w:val="22"/>
          <w:szCs w:val="22"/>
        </w:rPr>
        <w:t>esign</w:t>
      </w:r>
      <w:r w:rsidR="00CD22D2" w:rsidRPr="00CD22D2">
        <w:rPr>
          <w:bCs/>
          <w:sz w:val="22"/>
          <w:szCs w:val="22"/>
        </w:rPr>
        <w:t>,</w:t>
      </w:r>
      <w:r w:rsidR="00CD22D2">
        <w:rPr>
          <w:bCs/>
          <w:sz w:val="22"/>
          <w:szCs w:val="22"/>
        </w:rPr>
        <w:t xml:space="preserve"> supply and </w:t>
      </w:r>
      <w:r w:rsidR="00CD22D2" w:rsidRPr="00CD22D2">
        <w:rPr>
          <w:bCs/>
          <w:sz w:val="22"/>
          <w:szCs w:val="22"/>
        </w:rPr>
        <w:t xml:space="preserve">MESOB </w:t>
      </w:r>
      <w:r w:rsidR="00CD22D2">
        <w:rPr>
          <w:bCs/>
          <w:sz w:val="22"/>
          <w:szCs w:val="22"/>
        </w:rPr>
        <w:t>one stop service infrastructure</w:t>
      </w:r>
      <w:r w:rsidR="00A23C3B">
        <w:rPr>
          <w:bCs/>
        </w:rPr>
        <w:t xml:space="preserve"> </w:t>
      </w:r>
      <w:r>
        <w:t xml:space="preserve">with </w:t>
      </w:r>
      <w:r w:rsidR="002C17E2">
        <w:t>the stated</w:t>
      </w:r>
      <w:r w:rsidR="00A661CA">
        <w:t xml:space="preserve"> amount and price in this agreement.</w:t>
      </w:r>
    </w:p>
    <w:p w14:paraId="58F3D36A" w14:textId="77777777" w:rsidR="00AD4ECC" w:rsidRDefault="002C17E2" w:rsidP="000358A2">
      <w:pPr>
        <w:spacing w:after="0" w:line="360" w:lineRule="auto"/>
        <w:ind w:left="0" w:right="-270" w:firstLine="0"/>
      </w:pPr>
      <w:r>
        <w:rPr>
          <w:b/>
        </w:rPr>
        <w:t>WHEREAS</w:t>
      </w:r>
      <w:r w:rsidR="00A661CA">
        <w:t xml:space="preserve"> the customer is </w:t>
      </w:r>
      <w:r w:rsidR="00A661CA">
        <w:rPr>
          <w:color w:val="000000"/>
        </w:rPr>
        <w:t>a</w:t>
      </w:r>
      <w:r w:rsidR="00A661CA">
        <w:t xml:space="preserve"> duly registered in Ethiopia and desirous of purchasing </w:t>
      </w:r>
      <w:r w:rsidR="00A661CA" w:rsidRPr="00374ABE">
        <w:t>the “</w:t>
      </w:r>
      <w:r w:rsidR="00731C6E" w:rsidRPr="00374ABE">
        <w:t>S</w:t>
      </w:r>
      <w:r w:rsidR="00374ABE" w:rsidRPr="00374ABE">
        <w:t>olution</w:t>
      </w:r>
      <w:r w:rsidR="00A661CA" w:rsidRPr="00374ABE">
        <w:t>”.</w:t>
      </w:r>
    </w:p>
    <w:p w14:paraId="1D026F30" w14:textId="77777777" w:rsidR="00A23C3B" w:rsidRDefault="002C17E2" w:rsidP="000358A2">
      <w:pPr>
        <w:spacing w:after="0" w:line="360" w:lineRule="auto"/>
        <w:ind w:left="0" w:right="-270" w:firstLine="0"/>
        <w:rPr>
          <w:b/>
        </w:rPr>
      </w:pPr>
      <w:r>
        <w:rPr>
          <w:b/>
        </w:rPr>
        <w:t>WHEREAS</w:t>
      </w:r>
      <w:r w:rsidR="00A661CA">
        <w:t xml:space="preserve"> the Supplier is a duly registered commercial entity in Ethiopia engaged in telecom service and trade of electronic items (</w:t>
      </w:r>
      <w:r w:rsidR="00A661CA" w:rsidRPr="00374ABE">
        <w:t xml:space="preserve">the </w:t>
      </w:r>
      <w:r w:rsidR="00A661CA" w:rsidRPr="00374ABE">
        <w:rPr>
          <w:b/>
        </w:rPr>
        <w:t>“Solution</w:t>
      </w:r>
      <w:r w:rsidR="00A661CA" w:rsidRPr="00374ABE">
        <w:t>”)</w:t>
      </w:r>
      <w:r w:rsidR="00A661CA">
        <w:t xml:space="preserve"> and hereby agrees to sell and deliver the solution described in Annex</w:t>
      </w:r>
      <w:r w:rsidR="00A661CA">
        <w:rPr>
          <w:b/>
          <w:color w:val="92D050"/>
        </w:rPr>
        <w:t xml:space="preserve"> </w:t>
      </w:r>
      <w:r w:rsidR="00A661CA">
        <w:rPr>
          <w:color w:val="000000"/>
        </w:rPr>
        <w:t>one</w:t>
      </w:r>
      <w:r w:rsidR="00A661CA">
        <w:rPr>
          <w:color w:val="92D050"/>
        </w:rPr>
        <w:t xml:space="preserve"> </w:t>
      </w:r>
      <w:r w:rsidR="00A661CA">
        <w:t xml:space="preserve">type and specification of this contract, subject to and on the terms and conditions </w:t>
      </w:r>
      <w:r w:rsidR="00EB1250">
        <w:t>hereof.</w:t>
      </w:r>
      <w:bookmarkStart w:id="17" w:name="_heading=h.2et92p0" w:colFirst="0" w:colLast="0"/>
      <w:bookmarkEnd w:id="17"/>
    </w:p>
    <w:p w14:paraId="01704A93" w14:textId="77777777" w:rsidR="00AD4ECC" w:rsidRDefault="00A661CA" w:rsidP="000358A2">
      <w:pPr>
        <w:spacing w:after="0" w:line="360" w:lineRule="auto"/>
        <w:ind w:left="0" w:right="-270" w:firstLine="0"/>
      </w:pPr>
      <w:r>
        <w:rPr>
          <w:b/>
        </w:rPr>
        <w:t>NOW THEREFORE</w:t>
      </w:r>
      <w:r>
        <w:t xml:space="preserve">, the Parties hereto agree as follows.  </w:t>
      </w:r>
      <w:bookmarkStart w:id="18" w:name="bookmark=id.3znysh7" w:colFirst="0" w:colLast="0"/>
      <w:bookmarkEnd w:id="18"/>
    </w:p>
    <w:p w14:paraId="4BE99D7A" w14:textId="77777777" w:rsidR="002F67B0" w:rsidRDefault="002F67B0" w:rsidP="000358A2">
      <w:pPr>
        <w:spacing w:after="0" w:line="360" w:lineRule="auto"/>
        <w:ind w:left="0" w:right="-270" w:firstLine="0"/>
      </w:pPr>
    </w:p>
    <w:p w14:paraId="5C4B3460" w14:textId="77777777" w:rsidR="00AD4ECC" w:rsidRDefault="00AD4ECC" w:rsidP="000358A2">
      <w:pPr>
        <w:pBdr>
          <w:top w:val="nil"/>
          <w:left w:val="nil"/>
          <w:bottom w:val="nil"/>
          <w:right w:val="nil"/>
          <w:between w:val="nil"/>
        </w:pBdr>
        <w:spacing w:after="0" w:line="360" w:lineRule="auto"/>
        <w:ind w:left="0" w:right="-270" w:firstLine="0"/>
        <w:rPr>
          <w:ins w:id="19" w:author="Eyerusalem Baye Kebede" w:date="2025-08-30T10:58:00Z" w16du:dateUtc="2025-08-30T07:58:00Z"/>
          <w:color w:val="000000"/>
        </w:rPr>
      </w:pPr>
    </w:p>
    <w:p w14:paraId="6B9302FD" w14:textId="77777777" w:rsidR="000A5EA8" w:rsidRDefault="000A5EA8" w:rsidP="000358A2">
      <w:pPr>
        <w:pBdr>
          <w:top w:val="nil"/>
          <w:left w:val="nil"/>
          <w:bottom w:val="nil"/>
          <w:right w:val="nil"/>
          <w:between w:val="nil"/>
        </w:pBdr>
        <w:spacing w:after="0" w:line="360" w:lineRule="auto"/>
        <w:ind w:left="0" w:right="-270" w:firstLine="0"/>
        <w:rPr>
          <w:color w:val="000000"/>
        </w:rPr>
      </w:pPr>
    </w:p>
    <w:p w14:paraId="4C25311F" w14:textId="77777777" w:rsidR="00AD4ECC" w:rsidRDefault="00C30E8D" w:rsidP="008F04DE">
      <w:pPr>
        <w:pStyle w:val="Heading1"/>
        <w:numPr>
          <w:ilvl w:val="0"/>
          <w:numId w:val="11"/>
        </w:numPr>
      </w:pPr>
      <w:r>
        <w:t xml:space="preserve">DEFINITION </w:t>
      </w:r>
    </w:p>
    <w:p w14:paraId="49DA61D4" w14:textId="77777777" w:rsidR="00AD4ECC" w:rsidRDefault="00A661CA" w:rsidP="000358A2">
      <w:pPr>
        <w:spacing w:after="274" w:line="360" w:lineRule="auto"/>
        <w:ind w:left="0" w:right="-270" w:hanging="90"/>
      </w:pPr>
      <w:r>
        <w:t xml:space="preserve">The following terms and abbreviations shall have the meaning herein assigned to them. </w:t>
      </w:r>
    </w:p>
    <w:p w14:paraId="59E7ED9D" w14:textId="77777777" w:rsidR="000B3E3F" w:rsidRPr="000B3E3F" w:rsidRDefault="000B3E3F" w:rsidP="008F04DE">
      <w:pPr>
        <w:pStyle w:val="ListParagraph"/>
        <w:numPr>
          <w:ilvl w:val="1"/>
          <w:numId w:val="2"/>
        </w:numPr>
        <w:tabs>
          <w:tab w:val="left" w:pos="-720"/>
        </w:tabs>
        <w:suppressAutoHyphens/>
        <w:spacing w:line="360" w:lineRule="auto"/>
        <w:ind w:right="-270"/>
        <w:rPr>
          <w:bCs/>
          <w:color w:val="000000" w:themeColor="text1"/>
          <w:w w:val="99"/>
        </w:rPr>
      </w:pPr>
      <w:r w:rsidRPr="000B3E3F">
        <w:rPr>
          <w:bCs/>
          <w:color w:val="000000" w:themeColor="text1"/>
          <w:w w:val="99"/>
        </w:rPr>
        <w:t xml:space="preserve">Unless otherwise stated under </w:t>
      </w:r>
      <w:r w:rsidR="00E816CB" w:rsidRPr="000B3E3F">
        <w:rPr>
          <w:bCs/>
          <w:color w:val="000000" w:themeColor="text1"/>
          <w:w w:val="99"/>
        </w:rPr>
        <w:t>the following</w:t>
      </w:r>
      <w:r w:rsidRPr="000B3E3F">
        <w:rPr>
          <w:bCs/>
          <w:color w:val="000000" w:themeColor="text1"/>
          <w:w w:val="99"/>
        </w:rPr>
        <w:t xml:space="preserve"> terms shall have the following meanings or shall be interpreted as follows: -</w:t>
      </w:r>
    </w:p>
    <w:p w14:paraId="31937395" w14:textId="77777777" w:rsidR="000B3E3F" w:rsidRPr="000B3E3F" w:rsidRDefault="000B3E3F" w:rsidP="008F04DE">
      <w:pPr>
        <w:pStyle w:val="ListParagraph"/>
        <w:numPr>
          <w:ilvl w:val="1"/>
          <w:numId w:val="2"/>
        </w:numPr>
        <w:tabs>
          <w:tab w:val="left" w:pos="1060"/>
        </w:tabs>
        <w:spacing w:line="360" w:lineRule="auto"/>
        <w:ind w:right="-270"/>
        <w:rPr>
          <w:bCs/>
          <w:color w:val="000000" w:themeColor="text1"/>
          <w:w w:val="99"/>
        </w:rPr>
      </w:pPr>
      <w:r w:rsidRPr="000B3E3F">
        <w:rPr>
          <w:b/>
          <w:lang w:val="en-GB"/>
        </w:rPr>
        <w:t xml:space="preserve"> “Contract”</w:t>
      </w:r>
      <w:r w:rsidRPr="000B3E3F">
        <w:rPr>
          <w:lang w:val="en-GB"/>
        </w:rPr>
        <w:t xml:space="preserve"> </w:t>
      </w:r>
      <w:r w:rsidRPr="000B3E3F">
        <w:rPr>
          <w:bCs/>
          <w:color w:val="000000" w:themeColor="text1"/>
          <w:w w:val="99"/>
        </w:rPr>
        <w:t xml:space="preserve">means this agreement entered between the Customer and the </w:t>
      </w:r>
      <w:r w:rsidR="00495B77">
        <w:rPr>
          <w:bCs/>
          <w:color w:val="000000" w:themeColor="text1"/>
          <w:w w:val="99"/>
        </w:rPr>
        <w:t>Supplier</w:t>
      </w:r>
      <w:r w:rsidRPr="000B3E3F">
        <w:rPr>
          <w:bCs/>
          <w:color w:val="000000" w:themeColor="text1"/>
          <w:w w:val="99"/>
        </w:rPr>
        <w:t>, including all documents incorporated by reference therein.</w:t>
      </w:r>
    </w:p>
    <w:p w14:paraId="00C5E2EA" w14:textId="77777777" w:rsidR="00CE5F25" w:rsidRDefault="000B3E3F" w:rsidP="008F04DE">
      <w:pPr>
        <w:pStyle w:val="ListParagraph"/>
        <w:numPr>
          <w:ilvl w:val="1"/>
          <w:numId w:val="2"/>
        </w:numPr>
        <w:tabs>
          <w:tab w:val="left" w:pos="3180"/>
        </w:tabs>
        <w:spacing w:line="360" w:lineRule="auto"/>
        <w:ind w:right="-270"/>
        <w:rPr>
          <w:bCs/>
          <w:color w:val="000000" w:themeColor="text1"/>
          <w:w w:val="99"/>
        </w:rPr>
      </w:pPr>
      <w:r w:rsidRPr="000B3E3F">
        <w:rPr>
          <w:b/>
          <w:bCs/>
        </w:rPr>
        <w:t xml:space="preserve">“Contract price” </w:t>
      </w:r>
      <w:r w:rsidRPr="000B3E3F">
        <w:rPr>
          <w:bCs/>
          <w:color w:val="000000" w:themeColor="text1"/>
          <w:w w:val="99"/>
        </w:rPr>
        <w:t xml:space="preserve">means the price payable to the </w:t>
      </w:r>
      <w:r w:rsidR="00495B77">
        <w:rPr>
          <w:bCs/>
          <w:color w:val="000000" w:themeColor="text1"/>
          <w:w w:val="99"/>
        </w:rPr>
        <w:t>Supplier</w:t>
      </w:r>
      <w:r w:rsidRPr="000B3E3F">
        <w:rPr>
          <w:bCs/>
          <w:color w:val="000000" w:themeColor="text1"/>
          <w:w w:val="99"/>
        </w:rPr>
        <w:t xml:space="preserve"> under the Contract for the full and proper performance of its Contractual obligations which includes all applicable taxes.</w:t>
      </w:r>
    </w:p>
    <w:p w14:paraId="429EDEEF" w14:textId="77777777" w:rsidR="00CE5F25" w:rsidRPr="00CE5F25" w:rsidRDefault="001A19A4" w:rsidP="008F04DE">
      <w:pPr>
        <w:pStyle w:val="ListParagraph"/>
        <w:numPr>
          <w:ilvl w:val="1"/>
          <w:numId w:val="2"/>
        </w:numPr>
        <w:tabs>
          <w:tab w:val="left" w:pos="3180"/>
        </w:tabs>
        <w:spacing w:line="360" w:lineRule="auto"/>
        <w:ind w:right="-270"/>
        <w:rPr>
          <w:bCs/>
          <w:color w:val="000000" w:themeColor="text1"/>
          <w:w w:val="99"/>
        </w:rPr>
      </w:pPr>
      <w:r w:rsidRPr="00CE5F25">
        <w:rPr>
          <w:b/>
          <w:bCs/>
        </w:rPr>
        <w:t xml:space="preserve"> </w:t>
      </w:r>
      <w:r w:rsidR="000B3E3F" w:rsidRPr="00CE5F25">
        <w:rPr>
          <w:b/>
          <w:bCs/>
        </w:rPr>
        <w:t xml:space="preserve">“Goods” </w:t>
      </w:r>
      <w:r w:rsidR="000B3E3F" w:rsidRPr="00BF004E">
        <w:t xml:space="preserve">means </w:t>
      </w:r>
      <w:r w:rsidR="00A02E07" w:rsidRPr="00CD22D2">
        <w:rPr>
          <w:bCs/>
          <w:sz w:val="22"/>
          <w:szCs w:val="22"/>
        </w:rPr>
        <w:t>D</w:t>
      </w:r>
      <w:r w:rsidR="00A02E07">
        <w:rPr>
          <w:bCs/>
          <w:sz w:val="22"/>
          <w:szCs w:val="22"/>
        </w:rPr>
        <w:t>esign</w:t>
      </w:r>
      <w:r w:rsidR="00A02E07" w:rsidRPr="00CD22D2">
        <w:rPr>
          <w:bCs/>
          <w:sz w:val="22"/>
          <w:szCs w:val="22"/>
        </w:rPr>
        <w:t>,</w:t>
      </w:r>
      <w:r w:rsidR="00A02E07">
        <w:rPr>
          <w:bCs/>
          <w:sz w:val="22"/>
          <w:szCs w:val="22"/>
        </w:rPr>
        <w:t xml:space="preserve"> supply and </w:t>
      </w:r>
      <w:r w:rsidR="00A02E07" w:rsidRPr="00CD22D2">
        <w:rPr>
          <w:bCs/>
          <w:sz w:val="22"/>
          <w:szCs w:val="22"/>
        </w:rPr>
        <w:t xml:space="preserve">MESOB </w:t>
      </w:r>
      <w:r w:rsidR="00A02E07">
        <w:rPr>
          <w:bCs/>
          <w:sz w:val="22"/>
          <w:szCs w:val="22"/>
        </w:rPr>
        <w:t>one stop service infrastructure</w:t>
      </w:r>
      <w:r w:rsidR="002F67B0">
        <w:t>.</w:t>
      </w:r>
    </w:p>
    <w:p w14:paraId="63DB4BF1" w14:textId="77777777" w:rsidR="00CE5F25" w:rsidRDefault="000B3E3F" w:rsidP="008F04DE">
      <w:pPr>
        <w:pStyle w:val="ListParagraph"/>
        <w:numPr>
          <w:ilvl w:val="1"/>
          <w:numId w:val="2"/>
        </w:numPr>
        <w:tabs>
          <w:tab w:val="left" w:pos="990"/>
          <w:tab w:val="left" w:pos="3180"/>
        </w:tabs>
        <w:spacing w:line="360" w:lineRule="auto"/>
        <w:ind w:right="-270"/>
      </w:pPr>
      <w:r w:rsidRPr="00CE5F25">
        <w:rPr>
          <w:b/>
          <w:bCs/>
        </w:rPr>
        <w:t>“Day/Days”</w:t>
      </w:r>
      <w:r w:rsidRPr="00B60B72">
        <w:t xml:space="preserve"> means Calendar Day/days.</w:t>
      </w:r>
      <w:bookmarkStart w:id="20" w:name="_Hlk21219340"/>
    </w:p>
    <w:p w14:paraId="6EFD4F0A" w14:textId="77777777" w:rsid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“Acceptance”</w:t>
      </w:r>
      <w:r w:rsidRPr="00B60B72">
        <w:t xml:space="preserve"> means the Goods/Services that are accepted by the Customer when they have successfully passed the Acceptance Procedure. </w:t>
      </w:r>
      <w:bookmarkEnd w:id="20"/>
    </w:p>
    <w:p w14:paraId="06CE2175" w14:textId="77777777" w:rsid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“Acceptance Procedures”</w:t>
      </w:r>
      <w:r w:rsidRPr="00B60B72">
        <w:t xml:space="preserve"> means the various tests and procedures defined in this Agreement to be carried out </w:t>
      </w:r>
      <w:proofErr w:type="gramStart"/>
      <w:r w:rsidRPr="00B60B72">
        <w:t>in order to</w:t>
      </w:r>
      <w:proofErr w:type="gramEnd"/>
      <w:r w:rsidRPr="00B60B72">
        <w:t xml:space="preserve"> determine the Acceptance of the Goods and Service.</w:t>
      </w:r>
    </w:p>
    <w:p w14:paraId="2CE62B7E" w14:textId="51BCEAED" w:rsid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 xml:space="preserve">“Order” or “Purchase Order” </w:t>
      </w:r>
      <w:r w:rsidRPr="00B60B72">
        <w:t xml:space="preserve">Means the Customer’s written instruction to the </w:t>
      </w:r>
      <w:r w:rsidR="00495B77">
        <w:t>Supplier</w:t>
      </w:r>
      <w:r w:rsidRPr="00B60B72">
        <w:t xml:space="preserve"> for the supply of the Goods and Service as per the terms and conditions of this Agreement</w:t>
      </w:r>
      <w:ins w:id="21" w:author="Lemlem Dinku Besene" w:date="2025-08-29T19:07:00Z">
        <w:r w:rsidR="00F4064D">
          <w:t>.</w:t>
        </w:r>
      </w:ins>
      <w:r w:rsidRPr="00B60B72">
        <w:t xml:space="preserve"> </w:t>
      </w:r>
    </w:p>
    <w:p w14:paraId="151F5E23" w14:textId="77777777" w:rsid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 xml:space="preserve">“Unit Price” </w:t>
      </w:r>
      <w:r w:rsidRPr="00B60B72">
        <w:t>means the price for one Good and/or Service, which is fixed and shall not be subject to increase within the Contract period.</w:t>
      </w:r>
    </w:p>
    <w:p w14:paraId="6F6B24A0" w14:textId="77777777" w:rsidR="00CE5F25" w:rsidRDefault="00AC637D" w:rsidP="008F04DE">
      <w:pPr>
        <w:pStyle w:val="ListParagraph"/>
        <w:numPr>
          <w:ilvl w:val="1"/>
          <w:numId w:val="2"/>
        </w:numPr>
        <w:tabs>
          <w:tab w:val="left" w:pos="990"/>
          <w:tab w:val="left" w:pos="3180"/>
        </w:tabs>
        <w:spacing w:line="360" w:lineRule="auto"/>
        <w:ind w:left="360" w:right="-270" w:firstLine="0"/>
      </w:pPr>
      <w:r w:rsidRPr="00CE5F25">
        <w:rPr>
          <w:b/>
          <w:bCs/>
        </w:rPr>
        <w:t xml:space="preserve"> </w:t>
      </w:r>
      <w:r w:rsidR="000B3E3F" w:rsidRPr="00CE5F25">
        <w:rPr>
          <w:b/>
          <w:bCs/>
        </w:rPr>
        <w:t xml:space="preserve">“Lead/Delivery Time” </w:t>
      </w:r>
      <w:r w:rsidR="000B3E3F" w:rsidRPr="00B60B72">
        <w:t xml:space="preserve">means the period between which the </w:t>
      </w:r>
      <w:r w:rsidR="00495B77">
        <w:t>Supplier</w:t>
      </w:r>
      <w:r w:rsidR="000B3E3F" w:rsidRPr="00B60B72">
        <w:t xml:space="preserve"> receives the Order and delivers the Goods and Service.</w:t>
      </w:r>
      <w:bookmarkStart w:id="22" w:name="_Hlk21219464"/>
    </w:p>
    <w:p w14:paraId="7C690C00" w14:textId="77777777" w:rsid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 xml:space="preserve"> "Documentation" </w:t>
      </w:r>
      <w:r w:rsidRPr="00B60B72">
        <w:t xml:space="preserve">means individually and collectively, all written information, diagrams or flow charts which are necessary for the use, installation, or operation of the Products. This definition shall include any modifications, revisions or new releases </w:t>
      </w:r>
      <w:r w:rsidRPr="00B60B72">
        <w:lastRenderedPageBreak/>
        <w:t xml:space="preserve">of the Documentation made by or on behalf of </w:t>
      </w:r>
      <w:r w:rsidR="00495B77">
        <w:t>Supplier</w:t>
      </w:r>
      <w:r w:rsidRPr="00B60B72">
        <w:t xml:space="preserve"> or which are made by a third party and are incorporated into the Documentation by </w:t>
      </w:r>
      <w:r w:rsidR="00495B77">
        <w:t>Supplier</w:t>
      </w:r>
      <w:r w:rsidRPr="00B60B72">
        <w:t>.</w:t>
      </w:r>
    </w:p>
    <w:p w14:paraId="64FE6232" w14:textId="77777777" w:rsid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 xml:space="preserve">“Results” </w:t>
      </w:r>
      <w:r w:rsidRPr="00B60B72">
        <w:t xml:space="preserve">means any Creation, Information, Software, Know-how, Invention, Documentation, Report, Method, Specification, Evaluation grid, that are primarily based on </w:t>
      </w:r>
      <w:r w:rsidR="00495B77">
        <w:t>Supplier</w:t>
      </w:r>
      <w:r w:rsidRPr="00B60B72">
        <w:t xml:space="preserve">’s research and development activities and any Intellectual Property Right (IPR) related thereto, that are not the Customer ’s Results. </w:t>
      </w:r>
    </w:p>
    <w:p w14:paraId="0E09FE4B" w14:textId="77777777" w:rsidR="00CE5F25" w:rsidRP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 xml:space="preserve"> “Specifications/Requirements”</w:t>
      </w:r>
      <w:r w:rsidRPr="00CE5F25">
        <w:rPr>
          <w:bCs/>
          <w:color w:val="000000" w:themeColor="text1"/>
          <w:w w:val="99"/>
        </w:rPr>
        <w:t xml:space="preserve"> mean any technical documents, and any update hereto, describing the requirements and functionality for the Goods and Services, including but not limited to performance, features, stability that the </w:t>
      </w:r>
      <w:r w:rsidR="00495B77">
        <w:rPr>
          <w:bCs/>
          <w:color w:val="000000" w:themeColor="text1"/>
          <w:w w:val="99"/>
        </w:rPr>
        <w:t>Supplier</w:t>
      </w:r>
      <w:r w:rsidRPr="00CE5F25">
        <w:rPr>
          <w:bCs/>
          <w:color w:val="000000" w:themeColor="text1"/>
          <w:w w:val="99"/>
        </w:rPr>
        <w:t xml:space="preserve"> should comply to and as more fully described in the technical requirement.</w:t>
      </w:r>
    </w:p>
    <w:p w14:paraId="306D4CD4" w14:textId="77777777" w:rsidR="00CE5F25" w:rsidRP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 xml:space="preserve"> “Defective Good and/or Service”</w:t>
      </w:r>
      <w:r w:rsidRPr="00CE5F25">
        <w:rPr>
          <w:bCs/>
          <w:color w:val="000000" w:themeColor="text1"/>
          <w:w w:val="99"/>
        </w:rPr>
        <w:t xml:space="preserve"> means without prejudice of the application of the relevant local legislation, a </w:t>
      </w:r>
      <w:r w:rsidR="003B7982" w:rsidRPr="003B7982">
        <w:rPr>
          <w:bCs/>
          <w:color w:val="000000" w:themeColor="text1"/>
          <w:w w:val="99"/>
        </w:rPr>
        <w:t>Defective Good and Service is one which delivered as per the technical specification</w:t>
      </w:r>
      <w:r w:rsidRPr="00CE5F25">
        <w:rPr>
          <w:bCs/>
          <w:color w:val="000000" w:themeColor="text1"/>
          <w:w w:val="99"/>
        </w:rPr>
        <w:t>.</w:t>
      </w:r>
    </w:p>
    <w:p w14:paraId="6C2922BA" w14:textId="77777777" w:rsidR="00CE5F25" w:rsidRDefault="000B3E3F" w:rsidP="008F04DE">
      <w:pPr>
        <w:pStyle w:val="ListParagraph"/>
        <w:numPr>
          <w:ilvl w:val="1"/>
          <w:numId w:val="2"/>
        </w:numPr>
        <w:tabs>
          <w:tab w:val="left" w:pos="990"/>
          <w:tab w:val="left" w:pos="3180"/>
        </w:tabs>
        <w:spacing w:line="360" w:lineRule="auto"/>
        <w:ind w:left="360" w:right="-270" w:firstLine="0"/>
        <w:rPr>
          <w:bCs/>
          <w:color w:val="000000" w:themeColor="text1"/>
          <w:w w:val="99"/>
        </w:rPr>
      </w:pPr>
      <w:r w:rsidRPr="00CE5F25">
        <w:rPr>
          <w:b/>
          <w:bCs/>
        </w:rPr>
        <w:t xml:space="preserve"> “Replacement Good”</w:t>
      </w:r>
      <w:r w:rsidRPr="00CE5F25">
        <w:rPr>
          <w:bCs/>
          <w:color w:val="000000" w:themeColor="text1"/>
          <w:w w:val="99"/>
        </w:rPr>
        <w:t xml:space="preserve"> means one which replaces a Defective Goods during implementation, inspection and under warranty. A replacement Good will be either a new Good or a Good which has been repaired and refurbished as good as new (meaning Good that for the End User is equal to new out-of-factory Good), or a sum equivalent to the price of each additional Goods required by the </w:t>
      </w:r>
      <w:r w:rsidR="00CE5F25">
        <w:rPr>
          <w:bCs/>
          <w:color w:val="000000" w:themeColor="text1"/>
          <w:w w:val="99"/>
        </w:rPr>
        <w:t>Customer</w:t>
      </w:r>
      <w:r w:rsidRPr="00CE5F25">
        <w:rPr>
          <w:bCs/>
          <w:color w:val="000000" w:themeColor="text1"/>
          <w:w w:val="99"/>
        </w:rPr>
        <w:t xml:space="preserve"> </w:t>
      </w:r>
      <w:proofErr w:type="gramStart"/>
      <w:r w:rsidRPr="00CE5F25">
        <w:rPr>
          <w:bCs/>
          <w:color w:val="000000" w:themeColor="text1"/>
          <w:w w:val="99"/>
        </w:rPr>
        <w:t>as a result of</w:t>
      </w:r>
      <w:proofErr w:type="gramEnd"/>
      <w:r w:rsidRPr="00CE5F25">
        <w:rPr>
          <w:bCs/>
          <w:color w:val="000000" w:themeColor="text1"/>
          <w:w w:val="99"/>
        </w:rPr>
        <w:t xml:space="preserve"> </w:t>
      </w:r>
      <w:proofErr w:type="gramStart"/>
      <w:r w:rsidRPr="00CE5F25">
        <w:rPr>
          <w:bCs/>
          <w:color w:val="000000" w:themeColor="text1"/>
          <w:w w:val="99"/>
        </w:rPr>
        <w:t>a failure</w:t>
      </w:r>
      <w:proofErr w:type="gramEnd"/>
      <w:r w:rsidRPr="00CE5F25">
        <w:rPr>
          <w:bCs/>
          <w:color w:val="000000" w:themeColor="text1"/>
          <w:w w:val="99"/>
        </w:rPr>
        <w:t>.</w:t>
      </w:r>
    </w:p>
    <w:p w14:paraId="01261EE1" w14:textId="77777777" w:rsidR="00CE5F25" w:rsidRPr="001807CF" w:rsidRDefault="000B3E3F" w:rsidP="008F04DE">
      <w:pPr>
        <w:pStyle w:val="ListParagraph"/>
        <w:numPr>
          <w:ilvl w:val="1"/>
          <w:numId w:val="2"/>
        </w:numPr>
        <w:tabs>
          <w:tab w:val="left" w:pos="990"/>
          <w:tab w:val="left" w:pos="3180"/>
        </w:tabs>
        <w:spacing w:line="360" w:lineRule="auto"/>
        <w:ind w:left="360" w:right="-270" w:firstLine="0"/>
        <w:rPr>
          <w:color w:val="000000"/>
        </w:rPr>
      </w:pPr>
      <w:r w:rsidRPr="00CE5F25">
        <w:rPr>
          <w:b/>
          <w:bCs/>
        </w:rPr>
        <w:t>“Replacement Service”</w:t>
      </w:r>
      <w:r w:rsidR="00FD604A">
        <w:rPr>
          <w:bCs/>
          <w:color w:val="000000" w:themeColor="text1"/>
          <w:w w:val="99"/>
        </w:rPr>
        <w:t xml:space="preserve"> means one </w:t>
      </w:r>
      <w:r w:rsidRPr="00CE5F25">
        <w:rPr>
          <w:bCs/>
          <w:color w:val="000000" w:themeColor="text1"/>
          <w:w w:val="99"/>
        </w:rPr>
        <w:t xml:space="preserve">which replaces or rectify a Defective Service during implementation, inspection/ test and under warranty. A replacement Service will be either provision of new Service as replacement or a Service, which has been rectified. </w:t>
      </w:r>
      <w:bookmarkEnd w:id="22"/>
    </w:p>
    <w:p w14:paraId="2E7B4108" w14:textId="77777777" w:rsidR="001807CF" w:rsidRPr="00353C1E" w:rsidRDefault="001807CF" w:rsidP="001807CF">
      <w:pPr>
        <w:pStyle w:val="ListParagraph"/>
        <w:tabs>
          <w:tab w:val="left" w:pos="990"/>
          <w:tab w:val="left" w:pos="3180"/>
        </w:tabs>
        <w:spacing w:line="360" w:lineRule="auto"/>
        <w:ind w:left="360" w:right="-270" w:firstLine="0"/>
        <w:rPr>
          <w:b/>
          <w:bCs/>
          <w:sz w:val="12"/>
          <w:szCs w:val="12"/>
        </w:rPr>
      </w:pPr>
    </w:p>
    <w:p w14:paraId="497A9896" w14:textId="77777777" w:rsidR="00CE5F25" w:rsidRPr="00EC6A8E" w:rsidRDefault="00CE5F25" w:rsidP="000358A2">
      <w:pPr>
        <w:pBdr>
          <w:top w:val="nil"/>
          <w:left w:val="nil"/>
          <w:bottom w:val="nil"/>
          <w:right w:val="nil"/>
          <w:between w:val="nil"/>
        </w:pBdr>
        <w:tabs>
          <w:tab w:val="left" w:pos="990"/>
          <w:tab w:val="left" w:pos="3180"/>
        </w:tabs>
        <w:spacing w:after="0" w:line="360" w:lineRule="auto"/>
        <w:ind w:right="-270"/>
        <w:rPr>
          <w:color w:val="000000"/>
          <w:sz w:val="2"/>
        </w:rPr>
      </w:pPr>
    </w:p>
    <w:p w14:paraId="7F3C9F2C" w14:textId="58E33FCE" w:rsidR="00CE5F25" w:rsidRPr="00131A2B" w:rsidRDefault="00CE5F25" w:rsidP="00B87D49">
      <w:pPr>
        <w:pStyle w:val="ListParagraph"/>
        <w:numPr>
          <w:ilvl w:val="1"/>
          <w:numId w:val="2"/>
        </w:numPr>
        <w:pBdr>
          <w:top w:val="nil"/>
          <w:left w:val="nil"/>
          <w:bottom w:val="nil"/>
          <w:right w:val="nil"/>
          <w:between w:val="nil"/>
        </w:pBdr>
        <w:tabs>
          <w:tab w:val="left" w:pos="990"/>
          <w:tab w:val="left" w:pos="3180"/>
        </w:tabs>
        <w:spacing w:after="0" w:line="360" w:lineRule="auto"/>
        <w:ind w:right="-270"/>
        <w:rPr>
          <w:bCs/>
          <w:szCs w:val="30"/>
          <w:shd w:val="clear" w:color="auto" w:fill="FFFFFF"/>
        </w:rPr>
      </w:pPr>
      <w:r w:rsidRPr="00CE5F25">
        <w:rPr>
          <w:b/>
          <w:color w:val="000000"/>
        </w:rPr>
        <w:t xml:space="preserve"> </w:t>
      </w:r>
      <w:bookmarkStart w:id="23" w:name="OLE_LINK9"/>
      <w:r w:rsidR="007C6CA1">
        <w:rPr>
          <w:b/>
          <w:szCs w:val="30"/>
          <w:shd w:val="clear" w:color="auto" w:fill="FFFFFF"/>
        </w:rPr>
        <w:t xml:space="preserve">One stop </w:t>
      </w:r>
      <w:proofErr w:type="gramStart"/>
      <w:r w:rsidR="007C6CA1">
        <w:rPr>
          <w:b/>
          <w:szCs w:val="30"/>
          <w:shd w:val="clear" w:color="auto" w:fill="FFFFFF"/>
        </w:rPr>
        <w:t>service</w:t>
      </w:r>
      <w:r w:rsidR="00FB06BE" w:rsidRPr="00131A2B">
        <w:rPr>
          <w:b/>
          <w:szCs w:val="30"/>
          <w:shd w:val="clear" w:color="auto" w:fill="FFFFFF"/>
        </w:rPr>
        <w:t xml:space="preserve"> </w:t>
      </w:r>
      <w:bookmarkEnd w:id="23"/>
      <w:r w:rsidR="00B61B55" w:rsidRPr="00131A2B">
        <w:rPr>
          <w:b/>
          <w:szCs w:val="30"/>
          <w:shd w:val="clear" w:color="auto" w:fill="FFFFFF"/>
        </w:rPr>
        <w:t>:</w:t>
      </w:r>
      <w:proofErr w:type="gramEnd"/>
      <w:r w:rsidR="00B61B55" w:rsidRPr="00131A2B">
        <w:rPr>
          <w:b/>
          <w:szCs w:val="30"/>
          <w:shd w:val="clear" w:color="auto" w:fill="FFFFFF"/>
        </w:rPr>
        <w:t xml:space="preserve"> </w:t>
      </w:r>
      <w:r w:rsidR="000B0E1B" w:rsidRPr="000B0E1B">
        <w:rPr>
          <w:szCs w:val="30"/>
          <w:shd w:val="clear" w:color="auto" w:fill="FFFFFF"/>
        </w:rPr>
        <w:t>include surveillance and display systems, power and cabinet solutions, network infrastructure, service center and call center setups, access control systems, smart displays and LED walls, office IT devices, accessories, and installation and commissioning services.</w:t>
      </w:r>
    </w:p>
    <w:p w14:paraId="53B35A10" w14:textId="77777777" w:rsidR="00EB030D" w:rsidRPr="00EB030D" w:rsidRDefault="00EB030D" w:rsidP="008F04DE">
      <w:pPr>
        <w:pStyle w:val="ListParagraph"/>
        <w:numPr>
          <w:ilvl w:val="1"/>
          <w:numId w:val="2"/>
        </w:numPr>
        <w:pBdr>
          <w:top w:val="nil"/>
          <w:left w:val="nil"/>
          <w:bottom w:val="nil"/>
          <w:right w:val="nil"/>
          <w:between w:val="nil"/>
        </w:pBdr>
        <w:tabs>
          <w:tab w:val="left" w:pos="990"/>
          <w:tab w:val="left" w:pos="3180"/>
        </w:tabs>
        <w:spacing w:after="0" w:line="360" w:lineRule="auto"/>
        <w:ind w:left="370" w:right="-270" w:firstLine="0"/>
        <w:rPr>
          <w:color w:val="000000"/>
        </w:rPr>
      </w:pPr>
      <w:r w:rsidRPr="00F90D14">
        <w:rPr>
          <w:b/>
          <w:bCs/>
          <w:szCs w:val="22"/>
        </w:rPr>
        <w:t>Solution Compatibility</w:t>
      </w:r>
      <w:r w:rsidR="000A0E39">
        <w:rPr>
          <w:b/>
          <w:bCs/>
          <w:szCs w:val="22"/>
        </w:rPr>
        <w:t>:</w:t>
      </w:r>
      <w:r>
        <w:rPr>
          <w:b/>
          <w:bCs/>
          <w:color w:val="000000" w:themeColor="text1"/>
          <w:sz w:val="28"/>
          <w:szCs w:val="27"/>
        </w:rPr>
        <w:t xml:space="preserve"> </w:t>
      </w:r>
      <w:r w:rsidRPr="00EB030D">
        <w:rPr>
          <w:color w:val="000000"/>
        </w:rPr>
        <w:t xml:space="preserve">The proposed </w:t>
      </w:r>
      <w:r w:rsidR="00A02E07" w:rsidRPr="00A02E07">
        <w:rPr>
          <w:color w:val="000000"/>
        </w:rPr>
        <w:t xml:space="preserve">Design, supply and MESOB </w:t>
      </w:r>
      <w:r w:rsidR="00E816CB" w:rsidRPr="00A02E07">
        <w:rPr>
          <w:color w:val="000000"/>
        </w:rPr>
        <w:t>one-stop</w:t>
      </w:r>
      <w:r w:rsidR="00A02E07" w:rsidRPr="00A02E07">
        <w:rPr>
          <w:color w:val="000000"/>
        </w:rPr>
        <w:t xml:space="preserve"> service infrastructure </w:t>
      </w:r>
      <w:r w:rsidRPr="00EB030D">
        <w:rPr>
          <w:color w:val="000000"/>
        </w:rPr>
        <w:t xml:space="preserve">shall be compatible with existing </w:t>
      </w:r>
      <w:r w:rsidR="00571616">
        <w:rPr>
          <w:color w:val="000000"/>
        </w:rPr>
        <w:t>Network infrastructure.</w:t>
      </w:r>
    </w:p>
    <w:p w14:paraId="6A6D1781" w14:textId="6552E5E7" w:rsidR="009305DC" w:rsidRPr="00B46E6B" w:rsidRDefault="00F90D14" w:rsidP="008F04DE">
      <w:pPr>
        <w:pStyle w:val="ListParagraph"/>
        <w:numPr>
          <w:ilvl w:val="1"/>
          <w:numId w:val="2"/>
        </w:numPr>
        <w:pBdr>
          <w:top w:val="nil"/>
          <w:left w:val="nil"/>
          <w:bottom w:val="nil"/>
          <w:right w:val="nil"/>
          <w:between w:val="nil"/>
        </w:pBdr>
        <w:tabs>
          <w:tab w:val="left" w:pos="990"/>
          <w:tab w:val="left" w:pos="3180"/>
        </w:tabs>
        <w:spacing w:after="0" w:line="360" w:lineRule="auto"/>
        <w:ind w:left="370" w:right="-270" w:firstLine="0"/>
        <w:rPr>
          <w:color w:val="000000"/>
        </w:rPr>
      </w:pPr>
      <w:r w:rsidRPr="00F90D14">
        <w:rPr>
          <w:b/>
          <w:bCs/>
          <w:szCs w:val="22"/>
        </w:rPr>
        <w:lastRenderedPageBreak/>
        <w:t xml:space="preserve">Knowledge </w:t>
      </w:r>
      <w:r>
        <w:rPr>
          <w:b/>
          <w:bCs/>
          <w:szCs w:val="22"/>
        </w:rPr>
        <w:t>a</w:t>
      </w:r>
      <w:r w:rsidRPr="00F90D14">
        <w:rPr>
          <w:b/>
          <w:bCs/>
          <w:szCs w:val="22"/>
        </w:rPr>
        <w:t>nd Skill Sharing</w:t>
      </w:r>
      <w:r w:rsidR="00F271FB" w:rsidRPr="00B46E6B">
        <w:rPr>
          <w:color w:val="000000"/>
        </w:rPr>
        <w:t>: To</w:t>
      </w:r>
      <w:r w:rsidR="004966D5" w:rsidRPr="00B46E6B">
        <w:rPr>
          <w:color w:val="000000"/>
        </w:rPr>
        <w:t xml:space="preserve"> facilitate effective </w:t>
      </w:r>
      <w:r w:rsidR="008A09A1" w:rsidRPr="00B46E6B">
        <w:rPr>
          <w:color w:val="000000"/>
        </w:rPr>
        <w:t xml:space="preserve">knowledge and skill </w:t>
      </w:r>
      <w:proofErr w:type="gramStart"/>
      <w:r w:rsidR="008A09A1" w:rsidRPr="00B46E6B">
        <w:rPr>
          <w:color w:val="000000"/>
        </w:rPr>
        <w:t>transfer</w:t>
      </w:r>
      <w:r w:rsidR="00F271FB" w:rsidRPr="00B46E6B">
        <w:rPr>
          <w:color w:val="000000"/>
        </w:rPr>
        <w:t xml:space="preserve">, </w:t>
      </w:r>
      <w:r w:rsidR="00EC6F14">
        <w:rPr>
          <w:color w:val="000000"/>
        </w:rPr>
        <w:t xml:space="preserve"> technical</w:t>
      </w:r>
      <w:proofErr w:type="gramEnd"/>
      <w:r w:rsidR="00505A49" w:rsidRPr="00B46E6B">
        <w:rPr>
          <w:color w:val="000000"/>
        </w:rPr>
        <w:t xml:space="preserve"> team and experts will be part of the project implementation </w:t>
      </w:r>
      <w:r w:rsidR="00CD293D" w:rsidRPr="00B46E6B">
        <w:rPr>
          <w:color w:val="000000"/>
        </w:rPr>
        <w:t xml:space="preserve">team and participate in all technical </w:t>
      </w:r>
      <w:r w:rsidR="00737D93" w:rsidRPr="00B46E6B">
        <w:rPr>
          <w:color w:val="000000"/>
        </w:rPr>
        <w:t>implementation</w:t>
      </w:r>
      <w:r w:rsidR="00CD293D" w:rsidRPr="00B46E6B">
        <w:rPr>
          <w:color w:val="000000"/>
        </w:rPr>
        <w:t xml:space="preserve"> and systems configuration</w:t>
      </w:r>
      <w:r w:rsidR="00737D93" w:rsidRPr="00B46E6B">
        <w:rPr>
          <w:color w:val="000000"/>
        </w:rPr>
        <w:t>.</w:t>
      </w:r>
    </w:p>
    <w:p w14:paraId="762BA6C6" w14:textId="77777777" w:rsidR="00CE5F25" w:rsidRDefault="00F90D14" w:rsidP="008F04DE">
      <w:pPr>
        <w:pStyle w:val="ListParagraph"/>
        <w:numPr>
          <w:ilvl w:val="1"/>
          <w:numId w:val="2"/>
        </w:numPr>
        <w:pBdr>
          <w:top w:val="nil"/>
          <w:left w:val="nil"/>
          <w:bottom w:val="nil"/>
          <w:right w:val="nil"/>
          <w:between w:val="nil"/>
        </w:pBdr>
        <w:tabs>
          <w:tab w:val="left" w:pos="990"/>
          <w:tab w:val="left" w:pos="3180"/>
        </w:tabs>
        <w:spacing w:after="0" w:line="360" w:lineRule="auto"/>
        <w:ind w:left="370" w:right="-270" w:firstLine="0"/>
        <w:rPr>
          <w:color w:val="000000"/>
        </w:rPr>
      </w:pPr>
      <w:r w:rsidRPr="00F90D14">
        <w:rPr>
          <w:b/>
          <w:bCs/>
          <w:szCs w:val="22"/>
        </w:rPr>
        <w:t>Cloud</w:t>
      </w:r>
      <w:r w:rsidR="00DF638E" w:rsidRPr="00DF638E">
        <w:rPr>
          <w:b/>
          <w:bCs/>
          <w:color w:val="000000"/>
        </w:rPr>
        <w:t>:</w:t>
      </w:r>
      <w:r w:rsidR="00DF638E" w:rsidRPr="00CE5F25">
        <w:rPr>
          <w:color w:val="000000"/>
        </w:rPr>
        <w:t xml:space="preserve"> </w:t>
      </w:r>
      <w:r w:rsidR="00A661CA" w:rsidRPr="00CE5F25">
        <w:rPr>
          <w:color w:val="000000"/>
        </w:rPr>
        <w:t xml:space="preserve">is a place where the customer stores the data and </w:t>
      </w:r>
      <w:r w:rsidR="00A661CA">
        <w:t>accesses</w:t>
      </w:r>
      <w:r w:rsidR="00A661CA" w:rsidRPr="00CE5F25">
        <w:rPr>
          <w:color w:val="000000"/>
        </w:rPr>
        <w:t xml:space="preserve"> the data virtually over the internet from </w:t>
      </w:r>
      <w:r w:rsidR="00A661CA">
        <w:t xml:space="preserve">the </w:t>
      </w:r>
      <w:r w:rsidR="00A661CA" w:rsidRPr="00CE5F25">
        <w:rPr>
          <w:color w:val="000000"/>
        </w:rPr>
        <w:t xml:space="preserve">Ethio telecom cloud server. </w:t>
      </w:r>
    </w:p>
    <w:p w14:paraId="03A9DDE3" w14:textId="09EBD66C" w:rsidR="00CE5F25" w:rsidRDefault="00F90D14" w:rsidP="008F04DE">
      <w:pPr>
        <w:pStyle w:val="ListParagraph"/>
        <w:numPr>
          <w:ilvl w:val="1"/>
          <w:numId w:val="2"/>
        </w:numPr>
        <w:pBdr>
          <w:top w:val="nil"/>
          <w:left w:val="nil"/>
          <w:bottom w:val="nil"/>
          <w:right w:val="nil"/>
          <w:between w:val="nil"/>
        </w:pBdr>
        <w:tabs>
          <w:tab w:val="left" w:pos="990"/>
          <w:tab w:val="left" w:pos="3180"/>
        </w:tabs>
        <w:spacing w:after="0" w:line="360" w:lineRule="auto"/>
        <w:ind w:left="370" w:right="-270" w:firstLine="0"/>
        <w:rPr>
          <w:color w:val="000000"/>
        </w:rPr>
      </w:pPr>
      <w:r w:rsidRPr="00CE5F25">
        <w:rPr>
          <w:b/>
          <w:color w:val="000000"/>
        </w:rPr>
        <w:t>Tax</w:t>
      </w:r>
      <w:r w:rsidR="00DF638E" w:rsidRPr="00CE5F25">
        <w:rPr>
          <w:b/>
          <w:color w:val="000000"/>
        </w:rPr>
        <w:t>:</w:t>
      </w:r>
      <w:r w:rsidR="00DF638E" w:rsidRPr="00CE5F25">
        <w:rPr>
          <w:color w:val="000000"/>
        </w:rPr>
        <w:t xml:space="preserve"> </w:t>
      </w:r>
      <w:r w:rsidR="00DF638E">
        <w:rPr>
          <w:color w:val="000000"/>
        </w:rPr>
        <w:t xml:space="preserve"> </w:t>
      </w:r>
      <w:r w:rsidR="00A661CA" w:rsidRPr="00CE5F25">
        <w:rPr>
          <w:color w:val="000000"/>
        </w:rPr>
        <w:t>refers to all taxes, including but not limited to income tax, withholding tax, wealth tax, capital gain tax, value-added tax, goods, and services tax, sales tax, surcharge, duties, levies, and other similar charges, however, designated, which are imposed by law on an entity as a result of the existence or performance of this Agreement or any Local Agreement. “Withholding Party” means the Party that is required by law to deduct any taxes or make any withholding from any amounts payable under this Agreement.</w:t>
      </w:r>
    </w:p>
    <w:p w14:paraId="771A6599" w14:textId="77777777" w:rsidR="00AD4ECC" w:rsidRPr="00AC637D" w:rsidRDefault="00C30E8D" w:rsidP="008F04DE">
      <w:pPr>
        <w:pStyle w:val="Heading1"/>
        <w:numPr>
          <w:ilvl w:val="0"/>
          <w:numId w:val="11"/>
        </w:numPr>
      </w:pPr>
      <w:r w:rsidRPr="00AC637D">
        <w:t xml:space="preserve">PURPOSE OF THE CONTRACT </w:t>
      </w:r>
    </w:p>
    <w:p w14:paraId="4AB8A8C0" w14:textId="77777777" w:rsidR="00495B77" w:rsidRPr="00495B77" w:rsidRDefault="00495B77" w:rsidP="001A19A4">
      <w:pPr>
        <w:spacing w:after="0" w:line="360" w:lineRule="auto"/>
        <w:ind w:left="720" w:right="-270" w:hanging="720"/>
        <w:rPr>
          <w:bCs/>
          <w:color w:val="000000" w:themeColor="text1"/>
          <w:w w:val="99"/>
        </w:rPr>
      </w:pPr>
      <w:r>
        <w:rPr>
          <w:w w:val="99"/>
        </w:rPr>
        <w:t xml:space="preserve">     </w:t>
      </w:r>
      <w:r w:rsidR="00C563E0" w:rsidRPr="00495B77">
        <w:rPr>
          <w:w w:val="99"/>
        </w:rPr>
        <w:t>The purpose of this contract is</w:t>
      </w:r>
      <w:r w:rsidRPr="00495B77">
        <w:rPr>
          <w:w w:val="99"/>
        </w:rPr>
        <w:t>:</w:t>
      </w:r>
    </w:p>
    <w:p w14:paraId="292EA57E" w14:textId="77777777" w:rsidR="002E525F" w:rsidRPr="002E525F" w:rsidRDefault="00C563E0" w:rsidP="008F04DE">
      <w:pPr>
        <w:pStyle w:val="ListParagraph"/>
        <w:numPr>
          <w:ilvl w:val="1"/>
          <w:numId w:val="3"/>
        </w:numPr>
        <w:spacing w:before="100" w:beforeAutospacing="1" w:after="100" w:afterAutospacing="1" w:line="360" w:lineRule="auto"/>
        <w:ind w:left="710"/>
        <w:rPr>
          <w:w w:val="99"/>
        </w:rPr>
      </w:pPr>
      <w:r w:rsidRPr="002E525F">
        <w:rPr>
          <w:w w:val="99"/>
        </w:rPr>
        <w:t xml:space="preserve"> </w:t>
      </w:r>
      <w:r w:rsidR="00F41045" w:rsidRPr="002E525F">
        <w:rPr>
          <w:w w:val="99"/>
        </w:rPr>
        <w:t>F</w:t>
      </w:r>
      <w:r w:rsidRPr="002E525F">
        <w:rPr>
          <w:w w:val="99"/>
        </w:rPr>
        <w:t xml:space="preserve">or the provisioning </w:t>
      </w:r>
      <w:r w:rsidR="002E525F" w:rsidRPr="002E525F">
        <w:rPr>
          <w:w w:val="99"/>
        </w:rPr>
        <w:t>and</w:t>
      </w:r>
      <w:r w:rsidRPr="002E525F">
        <w:rPr>
          <w:w w:val="99"/>
        </w:rPr>
        <w:t xml:space="preserve"> </w:t>
      </w:r>
      <w:r w:rsidR="002E525F" w:rsidRPr="002E525F">
        <w:rPr>
          <w:w w:val="99"/>
        </w:rPr>
        <w:t xml:space="preserve">deployment of </w:t>
      </w:r>
      <w:r w:rsidR="00A02E07" w:rsidRPr="00A02E07">
        <w:rPr>
          <w:w w:val="99"/>
        </w:rPr>
        <w:t xml:space="preserve">Design, supply and MESOB </w:t>
      </w:r>
      <w:r w:rsidR="00E816CB" w:rsidRPr="00A02E07">
        <w:rPr>
          <w:w w:val="99"/>
        </w:rPr>
        <w:t>one-stop</w:t>
      </w:r>
      <w:r w:rsidR="00A02E07" w:rsidRPr="00A02E07">
        <w:rPr>
          <w:w w:val="99"/>
        </w:rPr>
        <w:t xml:space="preserve"> service infrastructure</w:t>
      </w:r>
      <w:r w:rsidR="00CB333A">
        <w:rPr>
          <w:w w:val="99"/>
        </w:rPr>
        <w:t xml:space="preserve"> </w:t>
      </w:r>
      <w:r w:rsidR="002E525F" w:rsidRPr="002E525F">
        <w:rPr>
          <w:w w:val="99"/>
        </w:rPr>
        <w:t xml:space="preserve">to ensure seamless connectivity, Configuration and installation of </w:t>
      </w:r>
      <w:r w:rsidR="003B7982">
        <w:rPr>
          <w:w w:val="99"/>
        </w:rPr>
        <w:t xml:space="preserve">the </w:t>
      </w:r>
      <w:r w:rsidR="002E525F" w:rsidRPr="002E525F">
        <w:rPr>
          <w:w w:val="99"/>
        </w:rPr>
        <w:t>network infrastructure components in compliance with industry’s best practices. Ensuring seamless integration with existing systems while minimizing disruptions to current operations.</w:t>
      </w:r>
    </w:p>
    <w:p w14:paraId="7D8FA125" w14:textId="77777777" w:rsidR="00C563E0" w:rsidRDefault="00F41045" w:rsidP="008F04DE">
      <w:pPr>
        <w:pStyle w:val="ListParagraph"/>
        <w:numPr>
          <w:ilvl w:val="1"/>
          <w:numId w:val="3"/>
        </w:numPr>
        <w:spacing w:after="0" w:line="360" w:lineRule="auto"/>
        <w:ind w:left="710" w:right="-270"/>
        <w:rPr>
          <w:w w:val="99"/>
        </w:rPr>
      </w:pPr>
      <w:r w:rsidRPr="002E525F">
        <w:rPr>
          <w:w w:val="99"/>
        </w:rPr>
        <w:t>T</w:t>
      </w:r>
      <w:r w:rsidR="00C563E0" w:rsidRPr="002E525F">
        <w:rPr>
          <w:w w:val="99"/>
        </w:rPr>
        <w:t xml:space="preserve">o determine the terms and conditions pursuant to which the </w:t>
      </w:r>
      <w:r w:rsidR="00495B77" w:rsidRPr="002E525F">
        <w:rPr>
          <w:w w:val="99"/>
        </w:rPr>
        <w:t>Supplier</w:t>
      </w:r>
      <w:r w:rsidR="00C563E0" w:rsidRPr="002E525F">
        <w:rPr>
          <w:w w:val="99"/>
        </w:rPr>
        <w:t xml:space="preserve"> shall provide the Goods and Service to the Customer.</w:t>
      </w:r>
    </w:p>
    <w:p w14:paraId="0A26087F" w14:textId="77777777" w:rsidR="00C30E8D" w:rsidRDefault="00C30E8D" w:rsidP="008F04DE">
      <w:pPr>
        <w:pStyle w:val="ListParagraph"/>
        <w:numPr>
          <w:ilvl w:val="1"/>
          <w:numId w:val="3"/>
        </w:numPr>
        <w:spacing w:after="0" w:line="360" w:lineRule="auto"/>
        <w:ind w:left="710" w:right="-270"/>
        <w:rPr>
          <w:w w:val="99"/>
        </w:rPr>
      </w:pPr>
      <w:r w:rsidRPr="002E525F">
        <w:rPr>
          <w:w w:val="99"/>
        </w:rPr>
        <w:t xml:space="preserve">To regulate the terms and conditions under which </w:t>
      </w:r>
      <w:r>
        <w:rPr>
          <w:w w:val="99"/>
        </w:rPr>
        <w:t xml:space="preserve">supplier and </w:t>
      </w:r>
      <w:r w:rsidRPr="002E525F">
        <w:rPr>
          <w:w w:val="99"/>
        </w:rPr>
        <w:t xml:space="preserve">customer implement the </w:t>
      </w:r>
      <w:r w:rsidR="00A02E07" w:rsidRPr="00A02E07">
        <w:rPr>
          <w:w w:val="99"/>
        </w:rPr>
        <w:t>Design, supply and MESOB one stop service infrastructure</w:t>
      </w:r>
      <w:r>
        <w:t>.</w:t>
      </w:r>
    </w:p>
    <w:p w14:paraId="7020B3F2" w14:textId="77777777" w:rsidR="002D05BC" w:rsidRPr="00AC637D" w:rsidRDefault="00C42422" w:rsidP="001A19A4">
      <w:pPr>
        <w:pStyle w:val="Heading1"/>
        <w:spacing w:before="240"/>
      </w:pPr>
      <w:bookmarkStart w:id="24" w:name="_Toc136075607"/>
      <w:r>
        <w:t xml:space="preserve">3. </w:t>
      </w:r>
      <w:r w:rsidR="002D05BC" w:rsidRPr="00AC637D">
        <w:t>TERM OF THE CONTRACT</w:t>
      </w:r>
      <w:bookmarkEnd w:id="24"/>
    </w:p>
    <w:p w14:paraId="31A43384" w14:textId="77777777" w:rsidR="002D05BC" w:rsidRDefault="00AC637D" w:rsidP="000358A2">
      <w:pPr>
        <w:spacing w:line="360" w:lineRule="auto"/>
        <w:ind w:left="720" w:right="-270" w:firstLine="0"/>
        <w:jc w:val="left"/>
        <w:rPr>
          <w:bCs/>
          <w:color w:val="000000" w:themeColor="text1"/>
          <w:w w:val="99"/>
        </w:rPr>
      </w:pPr>
      <w:r>
        <w:rPr>
          <w:bCs/>
          <w:color w:val="000000" w:themeColor="text1"/>
          <w:w w:val="99"/>
        </w:rPr>
        <w:t xml:space="preserve">3.1 </w:t>
      </w:r>
      <w:r w:rsidR="003806B7">
        <w:rPr>
          <w:bCs/>
          <w:color w:val="000000" w:themeColor="text1"/>
          <w:w w:val="99"/>
        </w:rPr>
        <w:t xml:space="preserve">The contractual agreements govern the </w:t>
      </w:r>
      <w:r>
        <w:rPr>
          <w:bCs/>
          <w:color w:val="000000" w:themeColor="text1"/>
          <w:w w:val="99"/>
        </w:rPr>
        <w:t>administration of</w:t>
      </w:r>
      <w:r w:rsidR="003806B7">
        <w:rPr>
          <w:bCs/>
          <w:color w:val="000000" w:themeColor="text1"/>
          <w:w w:val="99"/>
        </w:rPr>
        <w:t xml:space="preserve"> the projects in scope during the </w:t>
      </w:r>
      <w:r>
        <w:rPr>
          <w:bCs/>
          <w:color w:val="000000" w:themeColor="text1"/>
          <w:w w:val="99"/>
        </w:rPr>
        <w:t xml:space="preserve">period </w:t>
      </w:r>
      <w:r w:rsidR="003806B7">
        <w:rPr>
          <w:bCs/>
          <w:color w:val="000000" w:themeColor="text1"/>
          <w:w w:val="99"/>
        </w:rPr>
        <w:t xml:space="preserve">of implementation to the delivery of the project with customer </w:t>
      </w:r>
      <w:r w:rsidR="00C93CDA">
        <w:rPr>
          <w:bCs/>
          <w:color w:val="000000" w:themeColor="text1"/>
          <w:w w:val="99"/>
        </w:rPr>
        <w:t>acceptance and</w:t>
      </w:r>
      <w:r w:rsidR="003806B7">
        <w:rPr>
          <w:bCs/>
          <w:color w:val="000000" w:themeColor="text1"/>
          <w:w w:val="99"/>
        </w:rPr>
        <w:t xml:space="preserve"> extends </w:t>
      </w:r>
      <w:r w:rsidR="005D6D17">
        <w:rPr>
          <w:bCs/>
          <w:color w:val="000000" w:themeColor="text1"/>
          <w:w w:val="99"/>
        </w:rPr>
        <w:t>up to the Warranty period.</w:t>
      </w:r>
    </w:p>
    <w:p w14:paraId="03591850" w14:textId="54A3E5E3" w:rsidR="00AC637D" w:rsidRPr="00290A3C" w:rsidRDefault="00AC637D" w:rsidP="000358A2">
      <w:pPr>
        <w:spacing w:line="360" w:lineRule="auto"/>
        <w:ind w:left="720" w:right="-270" w:firstLine="0"/>
        <w:jc w:val="left"/>
        <w:rPr>
          <w:bCs/>
          <w:color w:val="000000" w:themeColor="text1"/>
          <w:w w:val="99"/>
        </w:rPr>
      </w:pPr>
      <w:r w:rsidRPr="00667222">
        <w:rPr>
          <w:bCs/>
          <w:color w:val="000000" w:themeColor="text1"/>
          <w:w w:val="99"/>
        </w:rPr>
        <w:lastRenderedPageBreak/>
        <w:t>3.2 The contract is valid</w:t>
      </w:r>
      <w:r w:rsidR="002404E3" w:rsidRPr="00667222">
        <w:rPr>
          <w:bCs/>
          <w:color w:val="000000" w:themeColor="text1"/>
          <w:w w:val="99"/>
        </w:rPr>
        <w:t xml:space="preserve"> for </w:t>
      </w:r>
      <w:proofErr w:type="gramStart"/>
      <w:r w:rsidR="008E1F7E">
        <w:rPr>
          <w:bCs/>
          <w:color w:val="000000" w:themeColor="text1"/>
          <w:w w:val="99"/>
        </w:rPr>
        <w:t xml:space="preserve">one </w:t>
      </w:r>
      <w:r w:rsidR="002404E3" w:rsidRPr="00667222">
        <w:rPr>
          <w:bCs/>
          <w:color w:val="000000" w:themeColor="text1"/>
          <w:w w:val="99"/>
        </w:rPr>
        <w:t xml:space="preserve"> </w:t>
      </w:r>
      <w:r w:rsidR="00E816CB" w:rsidRPr="00667222">
        <w:rPr>
          <w:bCs/>
          <w:color w:val="000000" w:themeColor="text1"/>
          <w:w w:val="99"/>
        </w:rPr>
        <w:t>months</w:t>
      </w:r>
      <w:proofErr w:type="gramEnd"/>
      <w:r w:rsidR="002404E3" w:rsidRPr="00667222">
        <w:rPr>
          <w:bCs/>
          <w:color w:val="000000" w:themeColor="text1"/>
          <w:w w:val="99"/>
        </w:rPr>
        <w:t xml:space="preserve"> (under Annex 1)</w:t>
      </w:r>
      <w:r w:rsidRPr="00667222">
        <w:rPr>
          <w:bCs/>
          <w:color w:val="000000" w:themeColor="text1"/>
          <w:w w:val="99"/>
        </w:rPr>
        <w:t>, unless the parties cancel/terminate the contract by giving prior notice.</w:t>
      </w:r>
    </w:p>
    <w:p w14:paraId="0C0661E0" w14:textId="77777777" w:rsidR="00AC637D" w:rsidRPr="00AC637D" w:rsidRDefault="00AC637D" w:rsidP="001A19A4">
      <w:pPr>
        <w:pStyle w:val="Heading1"/>
        <w:spacing w:before="240"/>
      </w:pPr>
      <w:bookmarkStart w:id="25" w:name="_Toc136075610"/>
      <w:r w:rsidRPr="00AC637D">
        <w:t>4. THE PRICE</w:t>
      </w:r>
      <w:bookmarkEnd w:id="25"/>
    </w:p>
    <w:p w14:paraId="6BE57350" w14:textId="77777777" w:rsidR="00AC637D" w:rsidRDefault="00AC637D" w:rsidP="008F04DE">
      <w:pPr>
        <w:pStyle w:val="ListParagraph"/>
        <w:numPr>
          <w:ilvl w:val="1"/>
          <w:numId w:val="6"/>
        </w:numPr>
        <w:spacing w:line="360" w:lineRule="auto"/>
        <w:ind w:right="-270"/>
        <w:rPr>
          <w:bCs/>
          <w:color w:val="000000" w:themeColor="text1"/>
          <w:w w:val="99"/>
        </w:rPr>
      </w:pPr>
      <w:r w:rsidRPr="00AC637D">
        <w:rPr>
          <w:bCs/>
          <w:color w:val="000000" w:themeColor="text1"/>
          <w:w w:val="99"/>
        </w:rPr>
        <w:t>The contract price for the goods</w:t>
      </w:r>
      <w:r w:rsidR="005D6D17">
        <w:rPr>
          <w:bCs/>
          <w:color w:val="000000" w:themeColor="text1"/>
          <w:w w:val="99"/>
        </w:rPr>
        <w:t xml:space="preserve"> and services</w:t>
      </w:r>
      <w:r w:rsidRPr="00AC637D">
        <w:rPr>
          <w:bCs/>
          <w:color w:val="000000" w:themeColor="text1"/>
          <w:w w:val="99"/>
        </w:rPr>
        <w:t xml:space="preserve"> shall be as described under </w:t>
      </w:r>
      <w:proofErr w:type="gramStart"/>
      <w:r w:rsidRPr="00AC637D">
        <w:rPr>
          <w:bCs/>
          <w:color w:val="000000" w:themeColor="text1"/>
          <w:w w:val="99"/>
        </w:rPr>
        <w:t>the annex</w:t>
      </w:r>
      <w:proofErr w:type="gramEnd"/>
      <w:r w:rsidR="005D6D17">
        <w:rPr>
          <w:bCs/>
          <w:color w:val="000000" w:themeColor="text1"/>
          <w:w w:val="99"/>
        </w:rPr>
        <w:t xml:space="preserve"> </w:t>
      </w:r>
      <w:r w:rsidR="00767B30">
        <w:rPr>
          <w:bCs/>
          <w:color w:val="000000" w:themeColor="text1"/>
          <w:w w:val="99"/>
        </w:rPr>
        <w:t xml:space="preserve">2 </w:t>
      </w:r>
      <w:r w:rsidR="00E816CB">
        <w:rPr>
          <w:bCs/>
          <w:color w:val="000000" w:themeColor="text1"/>
          <w:w w:val="99"/>
        </w:rPr>
        <w:t>and</w:t>
      </w:r>
      <w:r w:rsidRPr="00AC637D">
        <w:rPr>
          <w:bCs/>
          <w:color w:val="000000" w:themeColor="text1"/>
          <w:w w:val="99"/>
        </w:rPr>
        <w:t xml:space="preserve"> shall be i</w:t>
      </w:r>
      <w:r w:rsidR="005D6D17">
        <w:rPr>
          <w:bCs/>
          <w:color w:val="000000" w:themeColor="text1"/>
          <w:w w:val="99"/>
        </w:rPr>
        <w:t>nclusive of all applicable tax.</w:t>
      </w:r>
    </w:p>
    <w:p w14:paraId="5C85B2F4" w14:textId="77777777" w:rsidR="00AC637D" w:rsidRPr="001A19A4" w:rsidRDefault="00AC637D" w:rsidP="008F04DE">
      <w:pPr>
        <w:pStyle w:val="ListParagraph"/>
        <w:numPr>
          <w:ilvl w:val="1"/>
          <w:numId w:val="6"/>
        </w:numPr>
        <w:spacing w:line="360" w:lineRule="auto"/>
        <w:ind w:right="-270"/>
        <w:rPr>
          <w:bCs/>
          <w:color w:val="000000" w:themeColor="text1"/>
          <w:w w:val="99"/>
        </w:rPr>
      </w:pPr>
      <w:r w:rsidRPr="001A19A4">
        <w:rPr>
          <w:bCs/>
          <w:color w:val="000000" w:themeColor="text1"/>
          <w:w w:val="99"/>
        </w:rPr>
        <w:t xml:space="preserve">The total contract price amount shall be calculated based on the stated unit price and </w:t>
      </w:r>
      <w:r w:rsidR="000F50FC" w:rsidRPr="001A19A4">
        <w:rPr>
          <w:bCs/>
          <w:color w:val="000000" w:themeColor="text1"/>
          <w:w w:val="99"/>
        </w:rPr>
        <w:t>the</w:t>
      </w:r>
      <w:r w:rsidRPr="001A19A4">
        <w:rPr>
          <w:bCs/>
          <w:color w:val="000000" w:themeColor="text1"/>
          <w:w w:val="99"/>
        </w:rPr>
        <w:t xml:space="preserve"> purchase order amount of the subsequent purchases.</w:t>
      </w:r>
    </w:p>
    <w:p w14:paraId="102F3441" w14:textId="77777777" w:rsidR="00AC637D" w:rsidRDefault="00AC637D" w:rsidP="008F04DE">
      <w:pPr>
        <w:pStyle w:val="ListParagraph"/>
        <w:numPr>
          <w:ilvl w:val="1"/>
          <w:numId w:val="6"/>
        </w:numPr>
        <w:spacing w:line="360" w:lineRule="auto"/>
        <w:ind w:right="-270"/>
        <w:rPr>
          <w:bCs/>
          <w:color w:val="000000" w:themeColor="text1"/>
          <w:w w:val="99"/>
        </w:rPr>
      </w:pPr>
      <w:r w:rsidRPr="00AC637D">
        <w:rPr>
          <w:bCs/>
          <w:color w:val="000000" w:themeColor="text1"/>
          <w:w w:val="99"/>
        </w:rPr>
        <w:t xml:space="preserve">If there is any change in product or service </w:t>
      </w:r>
      <w:r w:rsidR="00E816CB" w:rsidRPr="00AC637D">
        <w:rPr>
          <w:bCs/>
          <w:color w:val="000000" w:themeColor="text1"/>
          <w:w w:val="99"/>
        </w:rPr>
        <w:t>within</w:t>
      </w:r>
      <w:r w:rsidRPr="00AC637D">
        <w:rPr>
          <w:bCs/>
          <w:color w:val="000000" w:themeColor="text1"/>
          <w:w w:val="99"/>
        </w:rPr>
        <w:t xml:space="preserve"> a contractual period after payment is made, any over or under payment made will be calculated in the monthly recurring service payments. </w:t>
      </w:r>
    </w:p>
    <w:p w14:paraId="7DF44D85" w14:textId="77777777" w:rsidR="00AC637D" w:rsidRDefault="00AC637D" w:rsidP="008F04DE">
      <w:pPr>
        <w:pStyle w:val="ListParagraph"/>
        <w:numPr>
          <w:ilvl w:val="1"/>
          <w:numId w:val="6"/>
        </w:numPr>
        <w:spacing w:line="360" w:lineRule="auto"/>
        <w:ind w:right="-270"/>
        <w:rPr>
          <w:bCs/>
          <w:color w:val="000000" w:themeColor="text1"/>
          <w:w w:val="99"/>
        </w:rPr>
      </w:pPr>
      <w:r w:rsidRPr="00AC637D">
        <w:rPr>
          <w:bCs/>
          <w:color w:val="000000" w:themeColor="text1"/>
          <w:w w:val="99"/>
        </w:rPr>
        <w:t xml:space="preserve">In case when there is change in model by manufacturer during the contract period, the </w:t>
      </w:r>
      <w:r w:rsidR="00495B77">
        <w:rPr>
          <w:bCs/>
          <w:color w:val="000000" w:themeColor="text1"/>
          <w:w w:val="99"/>
        </w:rPr>
        <w:t>Supplier</w:t>
      </w:r>
      <w:r w:rsidRPr="00AC637D">
        <w:rPr>
          <w:bCs/>
          <w:color w:val="000000" w:themeColor="text1"/>
          <w:w w:val="99"/>
        </w:rPr>
        <w:t xml:space="preserve"> may request the Customer for the supply of the latest model and upon getting the consent of the Customer shall provide the latest model without affecting the unit price of this Agreement. However</w:t>
      </w:r>
      <w:r w:rsidR="00E816CB" w:rsidRPr="00AC637D">
        <w:rPr>
          <w:bCs/>
          <w:color w:val="000000" w:themeColor="text1"/>
          <w:w w:val="99"/>
        </w:rPr>
        <w:t>,</w:t>
      </w:r>
      <w:r w:rsidRPr="00AC637D">
        <w:rPr>
          <w:bCs/>
          <w:color w:val="000000" w:themeColor="text1"/>
          <w:w w:val="99"/>
        </w:rPr>
        <w:t xml:space="preserve"> when there is change in model by manufacturer and the contracted Goods model has been ceased to be manufactured during the Contract period, the </w:t>
      </w:r>
      <w:r w:rsidR="00495B77">
        <w:rPr>
          <w:bCs/>
          <w:color w:val="000000" w:themeColor="text1"/>
          <w:w w:val="99"/>
        </w:rPr>
        <w:t>Supplier</w:t>
      </w:r>
      <w:r w:rsidRPr="00AC637D">
        <w:rPr>
          <w:bCs/>
          <w:color w:val="000000" w:themeColor="text1"/>
          <w:w w:val="99"/>
        </w:rPr>
        <w:t xml:space="preserve"> should provide the equivalent model or better model </w:t>
      </w:r>
      <w:r w:rsidR="002D7366">
        <w:rPr>
          <w:bCs/>
          <w:color w:val="000000" w:themeColor="text1"/>
          <w:w w:val="99"/>
        </w:rPr>
        <w:t>subject to discussion on price increment if any.</w:t>
      </w:r>
    </w:p>
    <w:p w14:paraId="204ED217" w14:textId="77777777" w:rsidR="00C22D56" w:rsidRPr="00EA3E0A" w:rsidRDefault="00AC637D" w:rsidP="00EA3E0A">
      <w:pPr>
        <w:pStyle w:val="ListParagraph"/>
        <w:numPr>
          <w:ilvl w:val="1"/>
          <w:numId w:val="6"/>
        </w:numPr>
        <w:spacing w:line="360" w:lineRule="auto"/>
        <w:ind w:right="-270"/>
        <w:rPr>
          <w:bCs/>
          <w:color w:val="000000" w:themeColor="text1"/>
          <w:w w:val="99"/>
        </w:rPr>
      </w:pPr>
      <w:r w:rsidRPr="00AC637D">
        <w:rPr>
          <w:bCs/>
          <w:color w:val="000000" w:themeColor="text1"/>
          <w:w w:val="99"/>
        </w:rPr>
        <w:t xml:space="preserve"> The Customer will provide to the </w:t>
      </w:r>
      <w:r w:rsidR="00495B77">
        <w:rPr>
          <w:bCs/>
          <w:color w:val="000000" w:themeColor="text1"/>
          <w:w w:val="99"/>
        </w:rPr>
        <w:t>Supplier</w:t>
      </w:r>
      <w:r w:rsidRPr="00AC637D">
        <w:rPr>
          <w:bCs/>
          <w:color w:val="000000" w:themeColor="text1"/>
          <w:w w:val="99"/>
        </w:rPr>
        <w:t xml:space="preserve"> the relevant tax withholding certificate showing proof of payment of the amount on the account of </w:t>
      </w:r>
      <w:r w:rsidR="00495B77">
        <w:rPr>
          <w:bCs/>
          <w:color w:val="000000" w:themeColor="text1"/>
          <w:w w:val="99"/>
        </w:rPr>
        <w:t>Supplier</w:t>
      </w:r>
      <w:r w:rsidRPr="00AC637D">
        <w:rPr>
          <w:bCs/>
          <w:color w:val="000000" w:themeColor="text1"/>
          <w:w w:val="99"/>
        </w:rPr>
        <w:t xml:space="preserve"> within 30 days after payment.</w:t>
      </w:r>
    </w:p>
    <w:p w14:paraId="0ADE900E" w14:textId="77777777" w:rsidR="00AC637D" w:rsidRPr="00672477" w:rsidRDefault="00AC637D" w:rsidP="00C42422">
      <w:pPr>
        <w:pStyle w:val="Heading1"/>
      </w:pPr>
      <w:bookmarkStart w:id="26" w:name="_Toc135992731"/>
      <w:r w:rsidRPr="00AC637D">
        <w:t>5</w:t>
      </w:r>
      <w:r>
        <w:t xml:space="preserve">. </w:t>
      </w:r>
      <w:r w:rsidRPr="00AC637D">
        <w:t>DELIVERY/ LEAD TIME, TRANSPORATION AND PLACE OF DELIVERY</w:t>
      </w:r>
      <w:bookmarkEnd w:id="26"/>
    </w:p>
    <w:p w14:paraId="17491872" w14:textId="77777777" w:rsidR="00AC637D" w:rsidRDefault="00AC637D" w:rsidP="000358A2">
      <w:pPr>
        <w:spacing w:line="360" w:lineRule="auto"/>
        <w:ind w:left="1450" w:right="-270"/>
        <w:rPr>
          <w:bCs/>
          <w:color w:val="000000" w:themeColor="text1"/>
          <w:w w:val="99"/>
        </w:rPr>
      </w:pPr>
      <w:r>
        <w:rPr>
          <w:bCs/>
          <w:color w:val="000000" w:themeColor="text1"/>
          <w:w w:val="99"/>
        </w:rPr>
        <w:t xml:space="preserve">5.1 </w:t>
      </w:r>
      <w:r w:rsidRPr="006A541F">
        <w:rPr>
          <w:bCs/>
          <w:color w:val="000000" w:themeColor="text1"/>
          <w:w w:val="99"/>
        </w:rPr>
        <w:t xml:space="preserve">Where a delivery planning has not been provided or agreed between the Parties such as specified, the </w:t>
      </w:r>
      <w:r w:rsidR="00495B77">
        <w:rPr>
          <w:bCs/>
          <w:color w:val="000000" w:themeColor="text1"/>
          <w:w w:val="99"/>
        </w:rPr>
        <w:t>Supplier</w:t>
      </w:r>
      <w:r w:rsidRPr="006A541F">
        <w:rPr>
          <w:bCs/>
          <w:color w:val="000000" w:themeColor="text1"/>
          <w:w w:val="99"/>
        </w:rPr>
        <w:t xml:space="preserve"> shall comply with the Delivery/ Lead Time.</w:t>
      </w:r>
    </w:p>
    <w:p w14:paraId="4F681FFB" w14:textId="3ADC8A84" w:rsidR="00B178A7" w:rsidRDefault="00AC637D" w:rsidP="000358A2">
      <w:pPr>
        <w:spacing w:line="360" w:lineRule="auto"/>
        <w:ind w:left="1450" w:right="-270"/>
        <w:rPr>
          <w:ins w:id="27" w:author="Eyerusalem Baye Kebede" w:date="2025-08-30T11:31:00Z" w16du:dateUtc="2025-08-30T08:31:00Z"/>
          <w:bCs/>
          <w:color w:val="000000" w:themeColor="text1"/>
          <w:w w:val="99"/>
        </w:rPr>
      </w:pPr>
      <w:r>
        <w:rPr>
          <w:bCs/>
          <w:color w:val="000000" w:themeColor="text1"/>
          <w:w w:val="99"/>
        </w:rPr>
        <w:t xml:space="preserve">5.2 </w:t>
      </w:r>
      <w:r w:rsidRPr="006A541F">
        <w:rPr>
          <w:bCs/>
          <w:color w:val="000000" w:themeColor="text1"/>
          <w:w w:val="99"/>
        </w:rPr>
        <w:t>The Delivery/Lead Time for the Goods and/S</w:t>
      </w:r>
      <w:r w:rsidR="002D7366">
        <w:rPr>
          <w:bCs/>
          <w:color w:val="000000" w:themeColor="text1"/>
          <w:w w:val="99"/>
        </w:rPr>
        <w:t xml:space="preserve">ervice </w:t>
      </w:r>
      <w:r w:rsidR="002D7366" w:rsidRPr="00667222">
        <w:rPr>
          <w:bCs/>
          <w:color w:val="000000" w:themeColor="text1"/>
          <w:w w:val="99"/>
        </w:rPr>
        <w:t>is</w:t>
      </w:r>
      <w:r w:rsidR="006F3864">
        <w:rPr>
          <w:bCs/>
          <w:color w:val="000000" w:themeColor="text1"/>
          <w:w w:val="99"/>
        </w:rPr>
        <w:t xml:space="preserve"> one month</w:t>
      </w:r>
      <w:r w:rsidR="00C24E18">
        <w:rPr>
          <w:bCs/>
          <w:color w:val="000000" w:themeColor="text1"/>
          <w:w w:val="99"/>
        </w:rPr>
        <w:t xml:space="preserve"> from advance payment </w:t>
      </w:r>
      <w:r w:rsidR="002D7366">
        <w:rPr>
          <w:bCs/>
          <w:color w:val="000000" w:themeColor="text1"/>
          <w:w w:val="99"/>
        </w:rPr>
        <w:t xml:space="preserve">as specified under </w:t>
      </w:r>
      <w:r w:rsidR="002D7366" w:rsidRPr="00667222">
        <w:rPr>
          <w:bCs/>
          <w:color w:val="000000" w:themeColor="text1"/>
          <w:w w:val="99"/>
        </w:rPr>
        <w:t>this</w:t>
      </w:r>
      <w:r w:rsidRPr="00667222">
        <w:rPr>
          <w:bCs/>
          <w:color w:val="000000" w:themeColor="text1"/>
          <w:w w:val="99"/>
        </w:rPr>
        <w:t xml:space="preserve"> Contract </w:t>
      </w:r>
      <w:r w:rsidR="00740905" w:rsidRPr="00667222">
        <w:rPr>
          <w:bCs/>
          <w:color w:val="000000" w:themeColor="text1"/>
          <w:w w:val="99"/>
        </w:rPr>
        <w:t>Annex 1</w:t>
      </w:r>
      <w:r w:rsidR="00740905">
        <w:rPr>
          <w:bCs/>
          <w:color w:val="000000" w:themeColor="text1"/>
          <w:w w:val="99"/>
        </w:rPr>
        <w:t xml:space="preserve"> </w:t>
      </w:r>
    </w:p>
    <w:p w14:paraId="06A189F4" w14:textId="7BCBAAE5" w:rsidR="00AC637D" w:rsidRDefault="00AC637D" w:rsidP="000358A2">
      <w:pPr>
        <w:spacing w:line="360" w:lineRule="auto"/>
        <w:ind w:left="1450" w:right="-270"/>
        <w:rPr>
          <w:bCs/>
          <w:color w:val="000000" w:themeColor="text1"/>
          <w:w w:val="99"/>
        </w:rPr>
      </w:pPr>
      <w:r>
        <w:rPr>
          <w:bCs/>
          <w:color w:val="000000" w:themeColor="text1"/>
          <w:w w:val="99"/>
        </w:rPr>
        <w:t xml:space="preserve">5.3 </w:t>
      </w:r>
      <w:r w:rsidRPr="006A541F">
        <w:rPr>
          <w:bCs/>
          <w:color w:val="000000" w:themeColor="text1"/>
          <w:w w:val="99"/>
        </w:rPr>
        <w:t xml:space="preserve">The </w:t>
      </w:r>
      <w:r w:rsidR="00495B77">
        <w:rPr>
          <w:bCs/>
          <w:color w:val="000000" w:themeColor="text1"/>
          <w:w w:val="99"/>
        </w:rPr>
        <w:t>Supplier</w:t>
      </w:r>
      <w:r w:rsidRPr="006A541F">
        <w:rPr>
          <w:bCs/>
          <w:color w:val="000000" w:themeColor="text1"/>
          <w:w w:val="99"/>
        </w:rPr>
        <w:t xml:space="preserve"> shall deliver the Goods and Service at the sites indicated in the Contract </w:t>
      </w:r>
      <w:r>
        <w:rPr>
          <w:bCs/>
          <w:color w:val="000000" w:themeColor="text1"/>
          <w:w w:val="99"/>
        </w:rPr>
        <w:t>(</w:t>
      </w:r>
      <w:r w:rsidR="002F4889">
        <w:rPr>
          <w:bCs/>
          <w:color w:val="000000" w:themeColor="text1"/>
          <w:w w:val="99"/>
        </w:rPr>
        <w:t>Bo</w:t>
      </w:r>
      <w:r w:rsidR="002250CC">
        <w:rPr>
          <w:bCs/>
          <w:color w:val="000000" w:themeColor="text1"/>
          <w:w w:val="99"/>
        </w:rPr>
        <w:t>M</w:t>
      </w:r>
      <w:r>
        <w:rPr>
          <w:bCs/>
          <w:color w:val="000000" w:themeColor="text1"/>
          <w:w w:val="99"/>
        </w:rPr>
        <w:t>)</w:t>
      </w:r>
      <w:r w:rsidR="002F4889">
        <w:rPr>
          <w:bCs/>
          <w:color w:val="000000" w:themeColor="text1"/>
          <w:w w:val="99"/>
        </w:rPr>
        <w:t>.</w:t>
      </w:r>
    </w:p>
    <w:p w14:paraId="7E360F42" w14:textId="77777777" w:rsidR="00AC637D" w:rsidRPr="006A541F" w:rsidRDefault="00AC637D" w:rsidP="000358A2">
      <w:pPr>
        <w:spacing w:line="360" w:lineRule="auto"/>
        <w:ind w:left="1450" w:right="-270"/>
        <w:rPr>
          <w:bCs/>
          <w:color w:val="000000" w:themeColor="text1"/>
          <w:w w:val="99"/>
        </w:rPr>
      </w:pPr>
      <w:r>
        <w:rPr>
          <w:bCs/>
          <w:color w:val="000000" w:themeColor="text1"/>
          <w:w w:val="99"/>
        </w:rPr>
        <w:lastRenderedPageBreak/>
        <w:t xml:space="preserve">5.4 </w:t>
      </w:r>
      <w:r w:rsidRPr="006A541F">
        <w:rPr>
          <w:bCs/>
          <w:color w:val="000000" w:themeColor="text1"/>
          <w:w w:val="99"/>
        </w:rPr>
        <w:t>The Customer’s signature or stamp given on any delivery note or other documentation presented for signature in connection with delivery of the Goods is not evidence that the correct quantity of Goods has been delivered or that the Goods delivered are in good condition or of the correct quality but is only evidence of the number of packages received.</w:t>
      </w:r>
    </w:p>
    <w:p w14:paraId="7AF44AF6" w14:textId="77777777" w:rsidR="00AC637D" w:rsidRPr="006A541F" w:rsidRDefault="00AC637D" w:rsidP="000358A2">
      <w:pPr>
        <w:spacing w:line="360" w:lineRule="auto"/>
        <w:ind w:left="1450" w:right="-270"/>
        <w:rPr>
          <w:bCs/>
          <w:color w:val="000000" w:themeColor="text1"/>
          <w:w w:val="99"/>
        </w:rPr>
      </w:pPr>
      <w:r>
        <w:rPr>
          <w:bCs/>
          <w:color w:val="000000" w:themeColor="text1"/>
          <w:w w:val="99"/>
        </w:rPr>
        <w:t>5.5 In</w:t>
      </w:r>
      <w:r w:rsidRPr="006A541F">
        <w:rPr>
          <w:bCs/>
          <w:color w:val="000000" w:themeColor="text1"/>
          <w:w w:val="99"/>
        </w:rPr>
        <w:t xml:space="preserve"> respect of Goods, proof of delivery will be established only through an official stamp of the Customer and/or by the signature of an authorized employee of the Customer on a Delivery note clearly detailing the Goods and the quantity Delivered.</w:t>
      </w:r>
    </w:p>
    <w:p w14:paraId="08ECC677" w14:textId="77777777" w:rsidR="00AC637D" w:rsidRDefault="00AC637D" w:rsidP="000358A2">
      <w:pPr>
        <w:spacing w:line="360" w:lineRule="auto"/>
        <w:ind w:left="1450" w:right="-270"/>
        <w:rPr>
          <w:bCs/>
          <w:color w:val="000000" w:themeColor="text1"/>
          <w:w w:val="99"/>
        </w:rPr>
      </w:pPr>
      <w:r>
        <w:rPr>
          <w:bCs/>
          <w:color w:val="000000" w:themeColor="text1"/>
          <w:w w:val="99"/>
        </w:rPr>
        <w:t xml:space="preserve">5.6 </w:t>
      </w:r>
      <w:r w:rsidR="00BE7261">
        <w:rPr>
          <w:bCs/>
          <w:color w:val="000000" w:themeColor="text1"/>
          <w:w w:val="99"/>
        </w:rPr>
        <w:t>The price quoted</w:t>
      </w:r>
      <w:r w:rsidR="002D7366" w:rsidRPr="002D7366">
        <w:rPr>
          <w:bCs/>
          <w:color w:val="000000" w:themeColor="text1"/>
          <w:w w:val="99"/>
        </w:rPr>
        <w:t xml:space="preserve"> is based on the exchange rate at the time of signing the contract and should there be any devaluation </w:t>
      </w:r>
      <w:r w:rsidR="00E816CB" w:rsidRPr="002D7366">
        <w:rPr>
          <w:bCs/>
          <w:color w:val="000000" w:themeColor="text1"/>
          <w:w w:val="99"/>
        </w:rPr>
        <w:t>of</w:t>
      </w:r>
      <w:r w:rsidR="002D7366" w:rsidRPr="002D7366">
        <w:rPr>
          <w:bCs/>
          <w:color w:val="000000" w:themeColor="text1"/>
          <w:w w:val="99"/>
        </w:rPr>
        <w:t xml:space="preserve"> more than </w:t>
      </w:r>
      <w:r w:rsidR="00BE7261" w:rsidRPr="002D7366">
        <w:rPr>
          <w:bCs/>
          <w:color w:val="000000" w:themeColor="text1"/>
          <w:w w:val="99"/>
        </w:rPr>
        <w:t>five (5),</w:t>
      </w:r>
      <w:r w:rsidR="002D7366" w:rsidRPr="002D7366">
        <w:rPr>
          <w:bCs/>
          <w:color w:val="000000" w:themeColor="text1"/>
          <w:w w:val="99"/>
        </w:rPr>
        <w:t xml:space="preserve"> the pri</w:t>
      </w:r>
      <w:r w:rsidR="002D7366">
        <w:rPr>
          <w:bCs/>
          <w:color w:val="000000" w:themeColor="text1"/>
          <w:w w:val="99"/>
        </w:rPr>
        <w:t>ce will be adjusted accordingly</w:t>
      </w:r>
      <w:r w:rsidRPr="006A541F">
        <w:rPr>
          <w:bCs/>
          <w:color w:val="000000" w:themeColor="text1"/>
          <w:w w:val="99"/>
        </w:rPr>
        <w:t>.</w:t>
      </w:r>
    </w:p>
    <w:p w14:paraId="7E8689E2" w14:textId="77777777" w:rsidR="00AC637D" w:rsidRDefault="00AC637D" w:rsidP="000358A2">
      <w:pPr>
        <w:spacing w:line="360" w:lineRule="auto"/>
        <w:ind w:left="1450" w:right="-270"/>
        <w:rPr>
          <w:w w:val="99"/>
        </w:rPr>
      </w:pPr>
      <w:r>
        <w:rPr>
          <w:bCs/>
          <w:color w:val="000000" w:themeColor="text1"/>
          <w:w w:val="99"/>
        </w:rPr>
        <w:t xml:space="preserve">5.7 </w:t>
      </w:r>
      <w:r w:rsidRPr="006A541F">
        <w:rPr>
          <w:bCs/>
          <w:color w:val="000000" w:themeColor="text1"/>
          <w:w w:val="99"/>
        </w:rPr>
        <w:t xml:space="preserve">Delivery of the Goods and performance of Services shall be made by the </w:t>
      </w:r>
      <w:r w:rsidR="00495B77">
        <w:rPr>
          <w:bCs/>
          <w:color w:val="000000" w:themeColor="text1"/>
          <w:w w:val="99"/>
        </w:rPr>
        <w:t>Supplier</w:t>
      </w:r>
      <w:r w:rsidRPr="006A541F">
        <w:rPr>
          <w:bCs/>
          <w:color w:val="000000" w:themeColor="text1"/>
          <w:w w:val="99"/>
        </w:rPr>
        <w:t xml:space="preserve"> in accordance with time schedule agreed between the </w:t>
      </w:r>
      <w:r w:rsidR="00E816CB" w:rsidRPr="006A541F">
        <w:rPr>
          <w:bCs/>
          <w:color w:val="000000" w:themeColor="text1"/>
          <w:w w:val="99"/>
        </w:rPr>
        <w:t>parties</w:t>
      </w:r>
      <w:r w:rsidRPr="006A541F">
        <w:rPr>
          <w:bCs/>
          <w:color w:val="000000" w:themeColor="text1"/>
          <w:w w:val="99"/>
        </w:rPr>
        <w:t xml:space="preserve"> </w:t>
      </w:r>
      <w:r>
        <w:rPr>
          <w:w w:val="99"/>
        </w:rPr>
        <w:t xml:space="preserve">as </w:t>
      </w:r>
      <w:proofErr w:type="gramStart"/>
      <w:r>
        <w:rPr>
          <w:w w:val="99"/>
        </w:rPr>
        <w:t>show</w:t>
      </w:r>
      <w:proofErr w:type="gramEnd"/>
      <w:r>
        <w:rPr>
          <w:w w:val="99"/>
        </w:rPr>
        <w:t xml:space="preserve"> in the annex.</w:t>
      </w:r>
    </w:p>
    <w:p w14:paraId="0A64AE52" w14:textId="573A3ACD" w:rsidR="00AC637D" w:rsidRPr="00672477" w:rsidRDefault="00AC637D" w:rsidP="000358A2">
      <w:pPr>
        <w:spacing w:line="360" w:lineRule="auto"/>
        <w:ind w:left="1450" w:right="-270"/>
        <w:rPr>
          <w:bCs/>
          <w:color w:val="000000" w:themeColor="text1"/>
          <w:w w:val="99"/>
        </w:rPr>
      </w:pPr>
    </w:p>
    <w:p w14:paraId="53804625" w14:textId="77777777" w:rsidR="00AC637D" w:rsidRPr="00AC637D" w:rsidRDefault="00AC637D" w:rsidP="00BE7261">
      <w:pPr>
        <w:pStyle w:val="Heading1"/>
        <w:spacing w:before="240"/>
      </w:pPr>
      <w:bookmarkStart w:id="28" w:name="_Toc136075612"/>
      <w:r w:rsidRPr="00AC637D">
        <w:t>6. INSPECTION &amp; TESTS</w:t>
      </w:r>
      <w:bookmarkEnd w:id="28"/>
    </w:p>
    <w:p w14:paraId="7B0FE8C8" w14:textId="77777777" w:rsidR="00012410" w:rsidRDefault="00AC637D" w:rsidP="0065195E">
      <w:pPr>
        <w:tabs>
          <w:tab w:val="left" w:pos="90"/>
        </w:tabs>
        <w:spacing w:after="0" w:line="360" w:lineRule="auto"/>
        <w:ind w:right="-270"/>
        <w:rPr>
          <w:spacing w:val="-3"/>
        </w:rPr>
      </w:pPr>
      <w:r>
        <w:rPr>
          <w:spacing w:val="-3"/>
        </w:rPr>
        <w:t xml:space="preserve">6.1 </w:t>
      </w:r>
      <w:r w:rsidRPr="0067528A">
        <w:rPr>
          <w:bCs/>
          <w:color w:val="000000" w:themeColor="text1"/>
          <w:w w:val="99"/>
        </w:rPr>
        <w:t xml:space="preserve">The Customer or its representative shall inspect and/or test the goods </w:t>
      </w:r>
      <w:r w:rsidR="0065195E">
        <w:rPr>
          <w:bCs/>
          <w:color w:val="000000" w:themeColor="text1"/>
          <w:w w:val="99"/>
        </w:rPr>
        <w:t xml:space="preserve">and services </w:t>
      </w:r>
      <w:r w:rsidRPr="0067528A">
        <w:rPr>
          <w:bCs/>
          <w:color w:val="000000" w:themeColor="text1"/>
          <w:w w:val="99"/>
        </w:rPr>
        <w:t xml:space="preserve">to confirm their conformity to the quantity, quality and contract specification at the Customer warehouse at the presence of the </w:t>
      </w:r>
      <w:r w:rsidR="00495B77">
        <w:rPr>
          <w:bCs/>
          <w:color w:val="000000" w:themeColor="text1"/>
          <w:w w:val="99"/>
        </w:rPr>
        <w:t>Supplier</w:t>
      </w:r>
      <w:r w:rsidRPr="0067528A">
        <w:rPr>
          <w:bCs/>
          <w:color w:val="000000" w:themeColor="text1"/>
          <w:w w:val="99"/>
        </w:rPr>
        <w:t xml:space="preserve"> or its l</w:t>
      </w:r>
      <w:r w:rsidR="0065195E">
        <w:rPr>
          <w:bCs/>
          <w:color w:val="000000" w:themeColor="text1"/>
          <w:w w:val="99"/>
        </w:rPr>
        <w:t xml:space="preserve">egal representatives within </w:t>
      </w:r>
      <w:r w:rsidR="0065195E" w:rsidRPr="009D64FA">
        <w:rPr>
          <w:spacing w:val="-3"/>
        </w:rPr>
        <w:t xml:space="preserve">15 </w:t>
      </w:r>
      <w:r w:rsidR="00812772">
        <w:rPr>
          <w:spacing w:val="-3"/>
        </w:rPr>
        <w:t xml:space="preserve">calendar </w:t>
      </w:r>
      <w:r w:rsidR="0065195E" w:rsidRPr="009D64FA">
        <w:rPr>
          <w:spacing w:val="-3"/>
        </w:rPr>
        <w:t>days</w:t>
      </w:r>
      <w:r w:rsidR="0065195E">
        <w:rPr>
          <w:b/>
          <w:i/>
          <w:spacing w:val="-3"/>
        </w:rPr>
        <w:t xml:space="preserve"> </w:t>
      </w:r>
      <w:r w:rsidRPr="0067528A">
        <w:rPr>
          <w:spacing w:val="-3"/>
        </w:rPr>
        <w:t xml:space="preserve">from the day of receipt of the goods. This may include </w:t>
      </w:r>
      <w:r w:rsidR="00E816CB" w:rsidRPr="0067528A">
        <w:rPr>
          <w:spacing w:val="-3"/>
        </w:rPr>
        <w:t>testing</w:t>
      </w:r>
      <w:r w:rsidRPr="0067528A">
        <w:rPr>
          <w:spacing w:val="-3"/>
        </w:rPr>
        <w:t xml:space="preserve"> goods by demonstration at the customer option.</w:t>
      </w:r>
    </w:p>
    <w:p w14:paraId="2C623DB7" w14:textId="77777777" w:rsidR="00AC637D" w:rsidRPr="0067528A" w:rsidRDefault="00012410" w:rsidP="0065195E">
      <w:pPr>
        <w:tabs>
          <w:tab w:val="left" w:pos="90"/>
        </w:tabs>
        <w:spacing w:after="0" w:line="360" w:lineRule="auto"/>
        <w:ind w:right="-270"/>
        <w:rPr>
          <w:spacing w:val="-3"/>
        </w:rPr>
      </w:pPr>
      <w:r>
        <w:rPr>
          <w:spacing w:val="-3"/>
        </w:rPr>
        <w:t>6</w:t>
      </w:r>
      <w:r w:rsidR="003D52FA">
        <w:rPr>
          <w:spacing w:val="-3"/>
        </w:rPr>
        <w:t>.</w:t>
      </w:r>
      <w:r>
        <w:rPr>
          <w:spacing w:val="-3"/>
        </w:rPr>
        <w:t xml:space="preserve">2 </w:t>
      </w:r>
      <w:r w:rsidR="00AC637D" w:rsidRPr="0067528A">
        <w:rPr>
          <w:spacing w:val="-3"/>
        </w:rPr>
        <w:t xml:space="preserve">The Customer shall notify the inspection time and date to the </w:t>
      </w:r>
      <w:r w:rsidR="00E816CB">
        <w:rPr>
          <w:spacing w:val="-3"/>
        </w:rPr>
        <w:t>Supplier</w:t>
      </w:r>
      <w:r w:rsidR="00E816CB" w:rsidRPr="0067528A">
        <w:rPr>
          <w:spacing w:val="-3"/>
        </w:rPr>
        <w:t>.</w:t>
      </w:r>
    </w:p>
    <w:p w14:paraId="4FE64F1A" w14:textId="77777777" w:rsidR="00AC637D" w:rsidRDefault="00012410" w:rsidP="0065195E">
      <w:pPr>
        <w:tabs>
          <w:tab w:val="left" w:pos="90"/>
        </w:tabs>
        <w:spacing w:after="0" w:line="360" w:lineRule="auto"/>
        <w:ind w:right="-270"/>
        <w:rPr>
          <w:spacing w:val="-3"/>
        </w:rPr>
      </w:pPr>
      <w:r>
        <w:rPr>
          <w:spacing w:val="-3"/>
        </w:rPr>
        <w:t xml:space="preserve">6.3 </w:t>
      </w:r>
      <w:r w:rsidR="00AC637D" w:rsidRPr="0067528A">
        <w:rPr>
          <w:spacing w:val="-3"/>
        </w:rPr>
        <w:t xml:space="preserve">If the </w:t>
      </w:r>
      <w:r w:rsidR="00495B77">
        <w:rPr>
          <w:spacing w:val="-3"/>
        </w:rPr>
        <w:t>Supplier</w:t>
      </w:r>
      <w:r w:rsidR="00AC637D" w:rsidRPr="0067528A">
        <w:rPr>
          <w:spacing w:val="-3"/>
        </w:rPr>
        <w:t xml:space="preserve"> or its legal representatives </w:t>
      </w:r>
      <w:proofErr w:type="gramStart"/>
      <w:r w:rsidR="00AC637D" w:rsidRPr="0067528A">
        <w:rPr>
          <w:spacing w:val="-3"/>
        </w:rPr>
        <w:t>does</w:t>
      </w:r>
      <w:proofErr w:type="gramEnd"/>
      <w:r w:rsidR="00AC637D" w:rsidRPr="0067528A">
        <w:rPr>
          <w:spacing w:val="-3"/>
        </w:rPr>
        <w:t xml:space="preserve"> not appear on the day of inspection, the Customer shall inspect the </w:t>
      </w:r>
      <w:r w:rsidR="00C30923" w:rsidRPr="0067528A">
        <w:rPr>
          <w:spacing w:val="-3"/>
        </w:rPr>
        <w:t>goods,</w:t>
      </w:r>
      <w:r w:rsidR="00AC637D" w:rsidRPr="0067528A">
        <w:rPr>
          <w:spacing w:val="-3"/>
        </w:rPr>
        <w:t xml:space="preserve"> and the </w:t>
      </w:r>
      <w:r w:rsidR="00495B77">
        <w:rPr>
          <w:spacing w:val="-3"/>
        </w:rPr>
        <w:t>Supplier</w:t>
      </w:r>
      <w:r w:rsidR="00AC637D" w:rsidRPr="0067528A">
        <w:rPr>
          <w:spacing w:val="-3"/>
        </w:rPr>
        <w:t xml:space="preserve"> shall be bound by the results of the inspection.</w:t>
      </w:r>
    </w:p>
    <w:p w14:paraId="51756612" w14:textId="77777777" w:rsidR="002F4889" w:rsidRPr="00D504D2" w:rsidRDefault="002F4889" w:rsidP="000358A2">
      <w:pPr>
        <w:tabs>
          <w:tab w:val="left" w:pos="90"/>
        </w:tabs>
        <w:spacing w:after="0" w:line="360" w:lineRule="auto"/>
        <w:ind w:left="1450" w:right="-270"/>
        <w:rPr>
          <w:spacing w:val="-3"/>
          <w:sz w:val="10"/>
          <w:szCs w:val="10"/>
        </w:rPr>
      </w:pPr>
    </w:p>
    <w:p w14:paraId="1FD9A146" w14:textId="523DBABF" w:rsidR="00AC637D" w:rsidRPr="0067528A" w:rsidRDefault="00012410" w:rsidP="000358A2">
      <w:pPr>
        <w:tabs>
          <w:tab w:val="left" w:pos="90"/>
        </w:tabs>
        <w:spacing w:after="0" w:line="360" w:lineRule="auto"/>
        <w:ind w:right="-270"/>
        <w:rPr>
          <w:spacing w:val="-3"/>
        </w:rPr>
      </w:pPr>
      <w:r>
        <w:rPr>
          <w:spacing w:val="-3"/>
        </w:rPr>
        <w:t xml:space="preserve">6.4 </w:t>
      </w:r>
      <w:r w:rsidR="00AC637D" w:rsidRPr="0067528A">
        <w:rPr>
          <w:spacing w:val="-3"/>
        </w:rPr>
        <w:t xml:space="preserve">Where the inspection and/or test reveal defect of any nature, the Customer shall notify the same to the </w:t>
      </w:r>
      <w:r w:rsidR="00495B77">
        <w:rPr>
          <w:spacing w:val="-3"/>
        </w:rPr>
        <w:t>Supplier</w:t>
      </w:r>
      <w:r w:rsidR="00AC637D" w:rsidRPr="0067528A">
        <w:rPr>
          <w:spacing w:val="-3"/>
        </w:rPr>
        <w:t xml:space="preserve"> within </w:t>
      </w:r>
      <w:r w:rsidR="00533AAE">
        <w:rPr>
          <w:spacing w:val="-3"/>
        </w:rPr>
        <w:t>seven</w:t>
      </w:r>
      <w:r w:rsidR="00160B8B">
        <w:rPr>
          <w:spacing w:val="-3"/>
        </w:rPr>
        <w:t xml:space="preserve"> consecutive</w:t>
      </w:r>
      <w:r w:rsidR="0065195E">
        <w:rPr>
          <w:spacing w:val="-3"/>
        </w:rPr>
        <w:t xml:space="preserve"> days</w:t>
      </w:r>
      <w:r w:rsidR="00AC637D" w:rsidRPr="0067528A">
        <w:rPr>
          <w:spacing w:val="-3"/>
        </w:rPr>
        <w:t xml:space="preserve"> from the date of </w:t>
      </w:r>
      <w:r w:rsidR="00AC637D" w:rsidRPr="0067528A">
        <w:rPr>
          <w:spacing w:val="-3"/>
        </w:rPr>
        <w:lastRenderedPageBreak/>
        <w:t>discovery of defect</w:t>
      </w:r>
      <w:r w:rsidR="00AC637D">
        <w:rPr>
          <w:spacing w:val="-3"/>
        </w:rPr>
        <w:t>.</w:t>
      </w:r>
      <w:r w:rsidR="00C24E18" w:rsidRPr="00C24E18">
        <w:rPr>
          <w:spacing w:val="-3"/>
        </w:rPr>
        <w:t xml:space="preserve"> </w:t>
      </w:r>
      <w:r w:rsidR="00C24E18">
        <w:rPr>
          <w:spacing w:val="-3"/>
        </w:rPr>
        <w:t xml:space="preserve">However, minor deviation in the </w:t>
      </w:r>
      <w:proofErr w:type="gramStart"/>
      <w:r w:rsidR="00C24E18">
        <w:rPr>
          <w:spacing w:val="-3"/>
        </w:rPr>
        <w:t xml:space="preserve">product </w:t>
      </w:r>
      <w:ins w:id="29" w:author="Eyerusalem Baye Kebede" w:date="2025-08-30T11:30:00Z" w16du:dateUtc="2025-08-30T08:30:00Z">
        <w:r w:rsidR="00C1338D">
          <w:rPr>
            <w:spacing w:val="-3"/>
          </w:rPr>
          <w:t xml:space="preserve"> </w:t>
        </w:r>
        <w:proofErr w:type="spellStart"/>
        <w:r w:rsidR="00C1338D">
          <w:rPr>
            <w:spacing w:val="-3"/>
          </w:rPr>
          <w:t>z</w:t>
        </w:r>
      </w:ins>
      <w:r w:rsidR="00C24E18">
        <w:rPr>
          <w:spacing w:val="-3"/>
        </w:rPr>
        <w:t>or</w:t>
      </w:r>
      <w:proofErr w:type="spellEnd"/>
      <w:proofErr w:type="gramEnd"/>
      <w:r w:rsidR="00C24E18">
        <w:rPr>
          <w:spacing w:val="-3"/>
        </w:rPr>
        <w:t xml:space="preserve"> solution shall not be considered as ground of rejection.</w:t>
      </w:r>
    </w:p>
    <w:p w14:paraId="7B0CC102" w14:textId="77777777" w:rsidR="00AC637D" w:rsidRPr="0067528A" w:rsidRDefault="00012410" w:rsidP="000358A2">
      <w:pPr>
        <w:tabs>
          <w:tab w:val="left" w:pos="90"/>
        </w:tabs>
        <w:spacing w:after="0" w:line="360" w:lineRule="auto"/>
        <w:ind w:right="-270"/>
        <w:rPr>
          <w:spacing w:val="-3"/>
        </w:rPr>
      </w:pPr>
      <w:r>
        <w:rPr>
          <w:spacing w:val="-3"/>
        </w:rPr>
        <w:t xml:space="preserve">6.5 </w:t>
      </w:r>
      <w:r w:rsidR="00AC637D" w:rsidRPr="0067528A">
        <w:rPr>
          <w:spacing w:val="-3"/>
        </w:rPr>
        <w:t xml:space="preserve">Should any inspection or tested goods fail to </w:t>
      </w:r>
      <w:r w:rsidR="00E816CB" w:rsidRPr="0067528A">
        <w:rPr>
          <w:spacing w:val="-3"/>
        </w:rPr>
        <w:t>be confirmed</w:t>
      </w:r>
      <w:r w:rsidR="00AC637D" w:rsidRPr="0067528A">
        <w:rPr>
          <w:spacing w:val="-3"/>
        </w:rPr>
        <w:t xml:space="preserve"> to the specifications, the Customer may reject </w:t>
      </w:r>
      <w:r w:rsidR="00C30923" w:rsidRPr="0067528A">
        <w:rPr>
          <w:spacing w:val="-3"/>
        </w:rPr>
        <w:t>them,</w:t>
      </w:r>
      <w:r w:rsidR="00AC637D" w:rsidRPr="0067528A">
        <w:rPr>
          <w:spacing w:val="-3"/>
        </w:rPr>
        <w:t xml:space="preserve"> and the </w:t>
      </w:r>
      <w:r w:rsidR="00495B77">
        <w:rPr>
          <w:spacing w:val="-3"/>
        </w:rPr>
        <w:t>Supplier</w:t>
      </w:r>
      <w:r w:rsidR="00AC637D" w:rsidRPr="0067528A">
        <w:rPr>
          <w:spacing w:val="-3"/>
        </w:rPr>
        <w:t xml:space="preserve"> shall either replace the rejected goods or make all alteration necessary to meet specification requirements free of cost to the Customer within </w:t>
      </w:r>
      <w:r w:rsidR="0065195E">
        <w:rPr>
          <w:spacing w:val="-3"/>
        </w:rPr>
        <w:t>45 days</w:t>
      </w:r>
      <w:r w:rsidR="00AC637D" w:rsidRPr="0067528A">
        <w:rPr>
          <w:spacing w:val="-3"/>
        </w:rPr>
        <w:t xml:space="preserve"> </w:t>
      </w:r>
      <w:proofErr w:type="gramStart"/>
      <w:r w:rsidR="00AC637D" w:rsidRPr="0067528A">
        <w:rPr>
          <w:spacing w:val="-3"/>
        </w:rPr>
        <w:t>from</w:t>
      </w:r>
      <w:proofErr w:type="gramEnd"/>
      <w:r w:rsidR="00AC637D" w:rsidRPr="0067528A">
        <w:rPr>
          <w:spacing w:val="-3"/>
        </w:rPr>
        <w:t xml:space="preserve"> </w:t>
      </w:r>
      <w:proofErr w:type="gramStart"/>
      <w:r w:rsidR="00AC637D" w:rsidRPr="0067528A">
        <w:rPr>
          <w:spacing w:val="-3"/>
        </w:rPr>
        <w:t>the receipt</w:t>
      </w:r>
      <w:proofErr w:type="gramEnd"/>
      <w:r w:rsidR="00AC637D" w:rsidRPr="0067528A">
        <w:rPr>
          <w:spacing w:val="-3"/>
        </w:rPr>
        <w:t xml:space="preserve"> of notice and/or inspection test result from the Customer.</w:t>
      </w:r>
    </w:p>
    <w:p w14:paraId="33556DFA" w14:textId="77777777" w:rsidR="00AC637D" w:rsidRPr="0067528A" w:rsidRDefault="00012410" w:rsidP="0065195E">
      <w:pPr>
        <w:tabs>
          <w:tab w:val="left" w:pos="90"/>
        </w:tabs>
        <w:spacing w:after="0" w:line="360" w:lineRule="auto"/>
        <w:ind w:right="-270"/>
      </w:pPr>
      <w:r>
        <w:rPr>
          <w:spacing w:val="-3"/>
        </w:rPr>
        <w:t xml:space="preserve">6.6 </w:t>
      </w:r>
      <w:r w:rsidR="00AC637D" w:rsidRPr="0067528A">
        <w:rPr>
          <w:spacing w:val="-3"/>
        </w:rPr>
        <w:t xml:space="preserve"> </w:t>
      </w:r>
      <w:r w:rsidR="002F4889">
        <w:rPr>
          <w:spacing w:val="-3"/>
        </w:rPr>
        <w:t xml:space="preserve">  </w:t>
      </w:r>
      <w:r w:rsidR="00AC637D" w:rsidRPr="0067528A">
        <w:rPr>
          <w:spacing w:val="-3"/>
        </w:rPr>
        <w:t xml:space="preserve">Nothing in this clause shall in any way release the </w:t>
      </w:r>
      <w:r w:rsidR="00495B77">
        <w:rPr>
          <w:spacing w:val="-3"/>
        </w:rPr>
        <w:t>Supplier</w:t>
      </w:r>
      <w:r w:rsidR="00AC637D" w:rsidRPr="0067528A">
        <w:rPr>
          <w:spacing w:val="-3"/>
        </w:rPr>
        <w:t xml:space="preserve"> from any warranty or other obligations under this contract.</w:t>
      </w:r>
    </w:p>
    <w:p w14:paraId="6F68DA39" w14:textId="77777777" w:rsidR="00AC637D" w:rsidRPr="0065195E" w:rsidRDefault="00351320" w:rsidP="0065195E">
      <w:pPr>
        <w:tabs>
          <w:tab w:val="left" w:pos="1134"/>
        </w:tabs>
        <w:spacing w:after="0" w:line="360" w:lineRule="auto"/>
        <w:ind w:right="-270"/>
      </w:pPr>
      <w:r>
        <w:t xml:space="preserve">6.7 </w:t>
      </w:r>
      <w:r w:rsidRPr="0067528A">
        <w:t>Defective</w:t>
      </w:r>
      <w:r w:rsidR="00AC637D" w:rsidRPr="0067528A">
        <w:t xml:space="preserve"> /Rejected Goods shall be collected by the </w:t>
      </w:r>
      <w:r w:rsidR="00495B77">
        <w:t>Supplier</w:t>
      </w:r>
      <w:r w:rsidR="00AC637D" w:rsidRPr="0067528A">
        <w:t xml:space="preserve"> at the </w:t>
      </w:r>
      <w:r w:rsidR="00495B77">
        <w:t>Supplier</w:t>
      </w:r>
      <w:r w:rsidR="00AC637D" w:rsidRPr="0067528A">
        <w:t>’s cost and credited in full and the Customer will be under no liabi</w:t>
      </w:r>
      <w:r w:rsidR="0065195E">
        <w:t>lity to pay for Rejected Goods.</w:t>
      </w:r>
    </w:p>
    <w:p w14:paraId="2488A4B6" w14:textId="77777777" w:rsidR="00AC637D" w:rsidRPr="00351320" w:rsidRDefault="00351320" w:rsidP="00C42422">
      <w:pPr>
        <w:pStyle w:val="Heading1"/>
        <w:rPr>
          <w:bCs/>
          <w:w w:val="99"/>
        </w:rPr>
      </w:pPr>
      <w:bookmarkStart w:id="30" w:name="_Toc136075613"/>
      <w:r w:rsidRPr="00351320">
        <w:t xml:space="preserve">7. </w:t>
      </w:r>
      <w:r w:rsidR="00AC637D" w:rsidRPr="00351320">
        <w:t>ACCEPTANCE</w:t>
      </w:r>
      <w:bookmarkEnd w:id="30"/>
      <w:r w:rsidR="00AC637D" w:rsidRPr="00351320">
        <w:t xml:space="preserve"> </w:t>
      </w:r>
    </w:p>
    <w:p w14:paraId="29239217" w14:textId="77777777" w:rsidR="00AC637D" w:rsidRPr="00AC34E4" w:rsidRDefault="00351320" w:rsidP="001A19A4">
      <w:pPr>
        <w:spacing w:after="0" w:line="360" w:lineRule="auto"/>
        <w:ind w:right="-270"/>
        <w:rPr>
          <w:bCs/>
          <w:color w:val="000000" w:themeColor="text1"/>
          <w:w w:val="99"/>
        </w:rPr>
      </w:pPr>
      <w:r>
        <w:rPr>
          <w:rFonts w:eastAsiaTheme="majorEastAsia" w:cstheme="majorBidi"/>
          <w:b/>
          <w:color w:val="000000" w:themeColor="text1"/>
          <w:szCs w:val="26"/>
        </w:rPr>
        <w:t xml:space="preserve">7.1 </w:t>
      </w:r>
      <w:r w:rsidR="00AC637D" w:rsidRPr="00AC34E4">
        <w:rPr>
          <w:rFonts w:eastAsiaTheme="majorEastAsia" w:cstheme="majorBidi"/>
          <w:b/>
          <w:color w:val="000000" w:themeColor="text1"/>
          <w:szCs w:val="26"/>
        </w:rPr>
        <w:t>Provisional Acceptance:</w:t>
      </w:r>
      <w:r w:rsidR="00AC637D" w:rsidRPr="00AC34E4">
        <w:rPr>
          <w:bCs/>
          <w:color w:val="000000" w:themeColor="text1"/>
          <w:w w:val="99"/>
        </w:rPr>
        <w:t xml:space="preserve"> Provisional acceptance certificate shall be issued by the Customer </w:t>
      </w:r>
      <w:r w:rsidR="0065195E" w:rsidRPr="0065195E">
        <w:rPr>
          <w:bCs/>
          <w:color w:val="000000" w:themeColor="text1"/>
          <w:w w:val="99"/>
        </w:rPr>
        <w:t>within 30 days after complete delivery and successful testing</w:t>
      </w:r>
      <w:r w:rsidR="0065195E">
        <w:rPr>
          <w:bCs/>
          <w:color w:val="000000" w:themeColor="text1"/>
          <w:w w:val="99"/>
        </w:rPr>
        <w:t>.</w:t>
      </w:r>
      <w:r w:rsidR="00AC637D" w:rsidRPr="00AC34E4">
        <w:rPr>
          <w:bCs/>
          <w:color w:val="000000" w:themeColor="text1"/>
          <w:w w:val="99"/>
        </w:rPr>
        <w:t xml:space="preserve"> </w:t>
      </w:r>
    </w:p>
    <w:p w14:paraId="54A84A21" w14:textId="77777777" w:rsidR="00351320" w:rsidRDefault="00351320" w:rsidP="000358A2">
      <w:pPr>
        <w:autoSpaceDE w:val="0"/>
        <w:autoSpaceDN w:val="0"/>
        <w:adjustRightInd w:val="0"/>
        <w:spacing w:after="0" w:line="360" w:lineRule="auto"/>
        <w:ind w:left="1820" w:right="-270"/>
        <w:rPr>
          <w:bCs/>
          <w:color w:val="000000" w:themeColor="text1"/>
          <w:w w:val="99"/>
        </w:rPr>
      </w:pPr>
      <w:r>
        <w:rPr>
          <w:bCs/>
          <w:color w:val="000000" w:themeColor="text1"/>
          <w:w w:val="99"/>
        </w:rPr>
        <w:t xml:space="preserve">7.1.1 </w:t>
      </w:r>
      <w:r w:rsidR="00AC637D" w:rsidRPr="00AC34E4">
        <w:rPr>
          <w:bCs/>
          <w:color w:val="000000" w:themeColor="text1"/>
          <w:w w:val="99"/>
        </w:rPr>
        <w:t>Complete delivery of the Goods and Services: When Service is completed, and the results of the test and performance measurements fully satisfy the requirements stated in the Contract.</w:t>
      </w:r>
    </w:p>
    <w:p w14:paraId="5730C2A8" w14:textId="77777777" w:rsidR="00AC637D" w:rsidRDefault="00351320" w:rsidP="000358A2">
      <w:pPr>
        <w:autoSpaceDE w:val="0"/>
        <w:autoSpaceDN w:val="0"/>
        <w:adjustRightInd w:val="0"/>
        <w:spacing w:after="0" w:line="360" w:lineRule="auto"/>
        <w:ind w:left="1820" w:right="-270"/>
        <w:rPr>
          <w:bCs/>
          <w:color w:val="000000" w:themeColor="text1"/>
          <w:w w:val="99"/>
        </w:rPr>
      </w:pPr>
      <w:r>
        <w:rPr>
          <w:bCs/>
          <w:color w:val="000000" w:themeColor="text1"/>
          <w:w w:val="99"/>
        </w:rPr>
        <w:t xml:space="preserve">7.1.2 </w:t>
      </w:r>
      <w:r w:rsidR="00AC637D" w:rsidRPr="00AC34E4">
        <w:rPr>
          <w:bCs/>
          <w:color w:val="000000" w:themeColor="text1"/>
          <w:w w:val="99"/>
        </w:rPr>
        <w:t xml:space="preserve">Any defective component during shipment, installation, adjustment or testing have been replaced immediately by other satisfactory units by the </w:t>
      </w:r>
      <w:r w:rsidR="00495B77">
        <w:rPr>
          <w:bCs/>
          <w:color w:val="000000" w:themeColor="text1"/>
          <w:w w:val="99"/>
        </w:rPr>
        <w:t>Supplier</w:t>
      </w:r>
      <w:r w:rsidR="00AC637D" w:rsidRPr="00AC34E4">
        <w:rPr>
          <w:bCs/>
          <w:color w:val="000000" w:themeColor="text1"/>
          <w:w w:val="99"/>
        </w:rPr>
        <w:t xml:space="preserve"> as per the warranty Clause of the Contract. </w:t>
      </w:r>
    </w:p>
    <w:p w14:paraId="04A88BBD" w14:textId="77777777" w:rsidR="00CC3B78" w:rsidRDefault="00CC3B78" w:rsidP="000358A2">
      <w:pPr>
        <w:autoSpaceDE w:val="0"/>
        <w:autoSpaceDN w:val="0"/>
        <w:adjustRightInd w:val="0"/>
        <w:spacing w:after="0" w:line="360" w:lineRule="auto"/>
        <w:ind w:left="1820" w:right="-270"/>
        <w:rPr>
          <w:bCs/>
          <w:color w:val="000000" w:themeColor="text1"/>
          <w:w w:val="99"/>
        </w:rPr>
      </w:pPr>
      <w:r>
        <w:rPr>
          <w:bCs/>
          <w:color w:val="000000" w:themeColor="text1"/>
          <w:w w:val="99"/>
        </w:rPr>
        <w:t xml:space="preserve">7.1.3 </w:t>
      </w:r>
      <w:r w:rsidRPr="00CA363A">
        <w:rPr>
          <w:bCs/>
          <w:w w:val="99"/>
        </w:rPr>
        <w:t>After the delivery of the service if the Customer starts to commercialize or use the service, PAC is deemed provided automatically to the Supplier.</w:t>
      </w:r>
    </w:p>
    <w:p w14:paraId="510589EE" w14:textId="77777777" w:rsidR="00AC637D" w:rsidRDefault="00351320" w:rsidP="000358A2">
      <w:pPr>
        <w:spacing w:after="0" w:line="360" w:lineRule="auto"/>
        <w:ind w:right="-270"/>
        <w:rPr>
          <w:rFonts w:eastAsiaTheme="majorEastAsia" w:cstheme="majorBidi"/>
          <w:b/>
          <w:color w:val="000000" w:themeColor="text1"/>
          <w:szCs w:val="26"/>
        </w:rPr>
      </w:pPr>
      <w:r>
        <w:rPr>
          <w:rFonts w:eastAsiaTheme="majorEastAsia" w:cstheme="majorBidi"/>
          <w:b/>
          <w:color w:val="000000" w:themeColor="text1"/>
          <w:szCs w:val="26"/>
        </w:rPr>
        <w:t xml:space="preserve">7.2 </w:t>
      </w:r>
      <w:r w:rsidR="00AC637D" w:rsidRPr="00AC34E4">
        <w:rPr>
          <w:rFonts w:eastAsiaTheme="majorEastAsia" w:cstheme="majorBidi"/>
          <w:b/>
          <w:color w:val="000000" w:themeColor="text1"/>
          <w:szCs w:val="26"/>
        </w:rPr>
        <w:t xml:space="preserve">Final </w:t>
      </w:r>
      <w:r w:rsidR="000401D3" w:rsidRPr="00AC34E4">
        <w:rPr>
          <w:rFonts w:eastAsiaTheme="majorEastAsia" w:cstheme="majorBidi"/>
          <w:b/>
          <w:color w:val="000000" w:themeColor="text1"/>
          <w:szCs w:val="26"/>
        </w:rPr>
        <w:t>Acceptance:</w:t>
      </w:r>
      <w:r w:rsidR="00AC637D" w:rsidRPr="00AC34E4">
        <w:rPr>
          <w:rFonts w:eastAsiaTheme="majorEastAsia" w:cstheme="majorBidi"/>
          <w:b/>
          <w:color w:val="000000" w:themeColor="text1"/>
          <w:szCs w:val="26"/>
        </w:rPr>
        <w:t xml:space="preserve"> </w:t>
      </w:r>
      <w:r w:rsidR="00AC637D">
        <w:rPr>
          <w:rFonts w:eastAsiaTheme="majorEastAsia" w:cstheme="majorBidi"/>
          <w:b/>
          <w:color w:val="000000" w:themeColor="text1"/>
          <w:szCs w:val="26"/>
        </w:rPr>
        <w:t xml:space="preserve"> </w:t>
      </w:r>
    </w:p>
    <w:p w14:paraId="5C89591C" w14:textId="77777777" w:rsidR="00351320" w:rsidRDefault="00351320" w:rsidP="000358A2">
      <w:pPr>
        <w:spacing w:after="0" w:line="360" w:lineRule="auto"/>
        <w:ind w:left="1450" w:right="-270"/>
        <w:rPr>
          <w:bCs/>
          <w:color w:val="000000" w:themeColor="text1"/>
          <w:w w:val="99"/>
        </w:rPr>
      </w:pPr>
      <w:r>
        <w:rPr>
          <w:rFonts w:eastAsiaTheme="majorEastAsia" w:cstheme="majorBidi"/>
          <w:bCs/>
          <w:color w:val="000000" w:themeColor="text1"/>
          <w:szCs w:val="26"/>
        </w:rPr>
        <w:t xml:space="preserve">7.2.1 </w:t>
      </w:r>
      <w:r w:rsidR="00AC637D" w:rsidRPr="00AC34E4">
        <w:rPr>
          <w:bCs/>
          <w:color w:val="000000" w:themeColor="text1"/>
          <w:w w:val="99"/>
        </w:rPr>
        <w:t xml:space="preserve">The Customer shall issue a final acceptance certificate within </w:t>
      </w:r>
      <w:r w:rsidR="006D7B17">
        <w:rPr>
          <w:bCs/>
          <w:color w:val="000000" w:themeColor="text1"/>
          <w:w w:val="99"/>
        </w:rPr>
        <w:t>five</w:t>
      </w:r>
      <w:r w:rsidR="0065195E">
        <w:rPr>
          <w:bCs/>
          <w:color w:val="000000" w:themeColor="text1"/>
          <w:w w:val="99"/>
        </w:rPr>
        <w:t xml:space="preserve"> days</w:t>
      </w:r>
      <w:r w:rsidR="00AC637D" w:rsidRPr="00AC34E4">
        <w:rPr>
          <w:bCs/>
          <w:color w:val="000000" w:themeColor="text1"/>
          <w:w w:val="99"/>
        </w:rPr>
        <w:t xml:space="preserve"> </w:t>
      </w:r>
      <w:r w:rsidR="000401D3">
        <w:rPr>
          <w:bCs/>
          <w:color w:val="000000" w:themeColor="text1"/>
          <w:w w:val="99"/>
        </w:rPr>
        <w:t xml:space="preserve">when the </w:t>
      </w:r>
      <w:r w:rsidR="00AC637D" w:rsidRPr="00AC34E4">
        <w:rPr>
          <w:bCs/>
          <w:color w:val="000000" w:themeColor="text1"/>
          <w:w w:val="99"/>
        </w:rPr>
        <w:t>following events are cumulatively met.</w:t>
      </w:r>
      <w:r w:rsidR="00AC637D" w:rsidRPr="00D640F2">
        <w:rPr>
          <w:bCs/>
          <w:color w:val="000000" w:themeColor="text1"/>
          <w:w w:val="99"/>
        </w:rPr>
        <w:t xml:space="preserve"> </w:t>
      </w:r>
    </w:p>
    <w:p w14:paraId="1C2C655C" w14:textId="77777777" w:rsidR="00351320" w:rsidRDefault="00351320" w:rsidP="000358A2">
      <w:pPr>
        <w:spacing w:after="0" w:line="360" w:lineRule="auto"/>
        <w:ind w:left="2170" w:right="-270"/>
        <w:rPr>
          <w:bCs/>
          <w:color w:val="000000" w:themeColor="text1"/>
          <w:w w:val="99"/>
        </w:rPr>
      </w:pPr>
      <w:r>
        <w:rPr>
          <w:bCs/>
          <w:color w:val="000000" w:themeColor="text1"/>
          <w:w w:val="99"/>
        </w:rPr>
        <w:t xml:space="preserve">7.2.1.1 </w:t>
      </w:r>
      <w:r w:rsidR="00AC637D" w:rsidRPr="00D640F2">
        <w:rPr>
          <w:bCs/>
          <w:color w:val="000000" w:themeColor="text1"/>
          <w:w w:val="99"/>
        </w:rPr>
        <w:t xml:space="preserve">Satisfactory operation of the system is secured </w:t>
      </w:r>
      <w:r w:rsidR="00AC637D" w:rsidRPr="00667222">
        <w:rPr>
          <w:bCs/>
          <w:color w:val="000000" w:themeColor="text1"/>
          <w:w w:val="99"/>
        </w:rPr>
        <w:t>for</w:t>
      </w:r>
      <w:r w:rsidR="00667222">
        <w:rPr>
          <w:bCs/>
          <w:color w:val="000000" w:themeColor="text1"/>
          <w:w w:val="99"/>
        </w:rPr>
        <w:t xml:space="preserve"> </w:t>
      </w:r>
      <w:r w:rsidR="00667222" w:rsidRPr="00667222">
        <w:rPr>
          <w:bCs/>
          <w:color w:val="000000" w:themeColor="text1"/>
          <w:w w:val="99"/>
        </w:rPr>
        <w:t>12 months</w:t>
      </w:r>
      <w:r w:rsidR="00AC637D" w:rsidRPr="00667222">
        <w:rPr>
          <w:w w:val="99"/>
        </w:rPr>
        <w:t>,</w:t>
      </w:r>
      <w:r w:rsidR="00AC637D" w:rsidRPr="0038747D">
        <w:rPr>
          <w:w w:val="99"/>
        </w:rPr>
        <w:t xml:space="preserve"> </w:t>
      </w:r>
      <w:r w:rsidR="00AC637D" w:rsidRPr="00D640F2">
        <w:rPr>
          <w:bCs/>
          <w:color w:val="000000" w:themeColor="text1"/>
          <w:w w:val="99"/>
        </w:rPr>
        <w:t>from the date of provisional acceptance.</w:t>
      </w:r>
    </w:p>
    <w:p w14:paraId="6E393A42" w14:textId="77777777" w:rsidR="00351320" w:rsidRDefault="00351320" w:rsidP="000358A2">
      <w:pPr>
        <w:spacing w:after="0" w:line="360" w:lineRule="auto"/>
        <w:ind w:left="2170" w:right="-270"/>
        <w:rPr>
          <w:bCs/>
          <w:color w:val="000000" w:themeColor="text1"/>
          <w:w w:val="99"/>
        </w:rPr>
      </w:pPr>
      <w:r>
        <w:rPr>
          <w:bCs/>
          <w:color w:val="000000" w:themeColor="text1"/>
          <w:w w:val="99"/>
        </w:rPr>
        <w:lastRenderedPageBreak/>
        <w:t xml:space="preserve">7.2.1.2 </w:t>
      </w:r>
      <w:r w:rsidR="00AC637D" w:rsidRPr="00D640F2">
        <w:rPr>
          <w:bCs/>
          <w:color w:val="000000" w:themeColor="text1"/>
          <w:w w:val="99"/>
        </w:rPr>
        <w:t xml:space="preserve">All defective components that may have been observed for any reason which is not the fault of the Customer, have been replaced by satisfactory units and any defective installation shall also be repaired or removed at the full expense of the </w:t>
      </w:r>
      <w:r w:rsidR="00495B77">
        <w:rPr>
          <w:bCs/>
          <w:color w:val="000000" w:themeColor="text1"/>
          <w:w w:val="99"/>
        </w:rPr>
        <w:t>Supplier</w:t>
      </w:r>
      <w:r w:rsidR="00AC637D" w:rsidRPr="00D640F2">
        <w:rPr>
          <w:bCs/>
          <w:color w:val="000000" w:themeColor="text1"/>
          <w:w w:val="99"/>
        </w:rPr>
        <w:t>.</w:t>
      </w:r>
    </w:p>
    <w:p w14:paraId="247CECE4" w14:textId="77777777" w:rsidR="00351320" w:rsidRDefault="00351320" w:rsidP="000358A2">
      <w:pPr>
        <w:spacing w:after="0" w:line="360" w:lineRule="auto"/>
        <w:ind w:left="2170" w:right="-270"/>
        <w:rPr>
          <w:bCs/>
          <w:color w:val="000000" w:themeColor="text1"/>
          <w:w w:val="99"/>
        </w:rPr>
      </w:pPr>
      <w:r>
        <w:rPr>
          <w:bCs/>
          <w:color w:val="000000" w:themeColor="text1"/>
          <w:w w:val="99"/>
        </w:rPr>
        <w:t xml:space="preserve">7.2.1.3 </w:t>
      </w:r>
      <w:r w:rsidR="00AC637D" w:rsidRPr="00D640F2">
        <w:rPr>
          <w:bCs/>
          <w:color w:val="000000" w:themeColor="text1"/>
          <w:w w:val="99"/>
        </w:rPr>
        <w:t xml:space="preserve">In the event the reported defects are not corrected within </w:t>
      </w:r>
      <w:r w:rsidR="0065195E">
        <w:rPr>
          <w:bCs/>
          <w:color w:val="000000" w:themeColor="text1"/>
          <w:w w:val="99"/>
        </w:rPr>
        <w:t>45 days</w:t>
      </w:r>
      <w:r w:rsidR="00AC637D" w:rsidRPr="00D640F2">
        <w:rPr>
          <w:bCs/>
          <w:color w:val="000000" w:themeColor="text1"/>
          <w:w w:val="99"/>
        </w:rPr>
        <w:t xml:space="preserve"> (or such longer period as may be decided by Customer), Customer may decide to reject the Service or terminate the Contract as per the Contract termination clause. </w:t>
      </w:r>
    </w:p>
    <w:p w14:paraId="6798A47E" w14:textId="77777777" w:rsidR="00351320" w:rsidRDefault="00351320" w:rsidP="000358A2">
      <w:pPr>
        <w:spacing w:after="0" w:line="360" w:lineRule="auto"/>
        <w:ind w:left="2170" w:right="-270"/>
        <w:rPr>
          <w:bCs/>
          <w:color w:val="000000" w:themeColor="text1"/>
          <w:w w:val="99"/>
        </w:rPr>
      </w:pPr>
      <w:r>
        <w:rPr>
          <w:bCs/>
          <w:color w:val="000000" w:themeColor="text1"/>
          <w:w w:val="99"/>
        </w:rPr>
        <w:t xml:space="preserve">7.2.1.4 </w:t>
      </w:r>
      <w:r w:rsidR="00AC637D" w:rsidRPr="00D640F2">
        <w:rPr>
          <w:bCs/>
          <w:color w:val="000000" w:themeColor="text1"/>
          <w:w w:val="99"/>
        </w:rPr>
        <w:t xml:space="preserve">The costs and risks incurred due to the rejected Service shall be exclusively borne by </w:t>
      </w:r>
      <w:r w:rsidR="00495B77">
        <w:rPr>
          <w:bCs/>
          <w:color w:val="000000" w:themeColor="text1"/>
          <w:w w:val="99"/>
        </w:rPr>
        <w:t>Supplier</w:t>
      </w:r>
      <w:r w:rsidR="00AC637D" w:rsidRPr="00D640F2">
        <w:rPr>
          <w:bCs/>
          <w:color w:val="000000" w:themeColor="text1"/>
          <w:w w:val="99"/>
        </w:rPr>
        <w:t>.</w:t>
      </w:r>
    </w:p>
    <w:p w14:paraId="65EB626B" w14:textId="77777777" w:rsidR="005B21DA" w:rsidRPr="005B21DA" w:rsidRDefault="005B21DA" w:rsidP="00C42422">
      <w:pPr>
        <w:pStyle w:val="Heading1"/>
      </w:pPr>
      <w:bookmarkStart w:id="31" w:name="_Toc136075614"/>
      <w:r w:rsidRPr="005B21DA">
        <w:t xml:space="preserve">8. </w:t>
      </w:r>
      <w:r w:rsidR="00AC637D" w:rsidRPr="005B21DA">
        <w:t>PAYMENT CONDITION</w:t>
      </w:r>
      <w:bookmarkEnd w:id="31"/>
    </w:p>
    <w:p w14:paraId="122B8B40" w14:textId="77777777" w:rsidR="005B21DA" w:rsidRPr="005B21DA" w:rsidRDefault="00AC637D" w:rsidP="008F04DE">
      <w:pPr>
        <w:pStyle w:val="ListParagraph"/>
        <w:numPr>
          <w:ilvl w:val="1"/>
          <w:numId w:val="7"/>
        </w:numPr>
        <w:spacing w:line="360" w:lineRule="auto"/>
        <w:ind w:left="1450" w:right="-270"/>
        <w:rPr>
          <w:bCs/>
          <w:color w:val="000000" w:themeColor="text1"/>
          <w:w w:val="99"/>
        </w:rPr>
      </w:pPr>
      <w:r w:rsidRPr="005B21DA">
        <w:rPr>
          <w:bCs/>
          <w:color w:val="000000" w:themeColor="text1"/>
          <w:w w:val="99"/>
        </w:rPr>
        <w:t xml:space="preserve">The payment terms and conditions shall be specified in </w:t>
      </w:r>
      <w:r w:rsidR="00E816CB" w:rsidRPr="005B21DA">
        <w:rPr>
          <w:bCs/>
          <w:color w:val="000000" w:themeColor="text1"/>
          <w:w w:val="99"/>
        </w:rPr>
        <w:t>annex</w:t>
      </w:r>
      <w:r w:rsidR="00B36B72">
        <w:rPr>
          <w:b/>
          <w:bCs/>
          <w:w w:val="99"/>
        </w:rPr>
        <w:t xml:space="preserve"> 3</w:t>
      </w:r>
      <w:r w:rsidR="005B21DA">
        <w:rPr>
          <w:b/>
          <w:bCs/>
          <w:w w:val="99"/>
        </w:rPr>
        <w:t xml:space="preserve"> (payment terms</w:t>
      </w:r>
      <w:r w:rsidR="006D7B17">
        <w:rPr>
          <w:b/>
          <w:bCs/>
          <w:w w:val="99"/>
        </w:rPr>
        <w:t xml:space="preserve"> and conditions</w:t>
      </w:r>
      <w:r w:rsidR="005B21DA">
        <w:rPr>
          <w:b/>
          <w:bCs/>
          <w:w w:val="99"/>
        </w:rPr>
        <w:t>).</w:t>
      </w:r>
    </w:p>
    <w:p w14:paraId="2B89CAB4" w14:textId="77777777" w:rsidR="005B21DA" w:rsidRDefault="00AC637D" w:rsidP="008F04DE">
      <w:pPr>
        <w:pStyle w:val="ListParagraph"/>
        <w:numPr>
          <w:ilvl w:val="1"/>
          <w:numId w:val="7"/>
        </w:numPr>
        <w:spacing w:line="360" w:lineRule="auto"/>
        <w:ind w:left="1450" w:right="-270"/>
        <w:rPr>
          <w:bCs/>
          <w:color w:val="000000" w:themeColor="text1"/>
          <w:w w:val="99"/>
        </w:rPr>
      </w:pPr>
      <w:r w:rsidRPr="005B21DA">
        <w:rPr>
          <w:bCs/>
          <w:color w:val="000000" w:themeColor="text1"/>
          <w:w w:val="99"/>
        </w:rPr>
        <w:t xml:space="preserve">The </w:t>
      </w:r>
      <w:r w:rsidR="00495B77">
        <w:rPr>
          <w:bCs/>
          <w:color w:val="000000" w:themeColor="text1"/>
          <w:w w:val="99"/>
        </w:rPr>
        <w:t>Supplier</w:t>
      </w:r>
      <w:r w:rsidRPr="005B21DA">
        <w:rPr>
          <w:bCs/>
          <w:color w:val="000000" w:themeColor="text1"/>
          <w:w w:val="99"/>
        </w:rPr>
        <w:t>'s request (s) for payment shall be made to the Customer in writing, accompanied by an invoice describing, as appropriat</w:t>
      </w:r>
      <w:r w:rsidR="005B21DA">
        <w:rPr>
          <w:bCs/>
          <w:color w:val="000000" w:themeColor="text1"/>
          <w:w w:val="99"/>
        </w:rPr>
        <w:t>e, the Goods/Services delivered, and the terms agreed as stated in the annex.</w:t>
      </w:r>
    </w:p>
    <w:p w14:paraId="6032148F" w14:textId="77777777" w:rsidR="005B21DA" w:rsidRDefault="00AC637D" w:rsidP="008F04DE">
      <w:pPr>
        <w:pStyle w:val="ListParagraph"/>
        <w:numPr>
          <w:ilvl w:val="1"/>
          <w:numId w:val="7"/>
        </w:numPr>
        <w:spacing w:line="360" w:lineRule="auto"/>
        <w:ind w:left="1450" w:right="-270"/>
        <w:rPr>
          <w:bCs/>
          <w:color w:val="000000" w:themeColor="text1"/>
          <w:w w:val="99"/>
        </w:rPr>
      </w:pPr>
      <w:r w:rsidRPr="005B21DA">
        <w:rPr>
          <w:bCs/>
          <w:color w:val="000000" w:themeColor="text1"/>
          <w:w w:val="99"/>
        </w:rPr>
        <w:t xml:space="preserve"> </w:t>
      </w:r>
      <w:proofErr w:type="gramStart"/>
      <w:r w:rsidRPr="005B21DA">
        <w:rPr>
          <w:bCs/>
          <w:color w:val="000000" w:themeColor="text1"/>
          <w:w w:val="99"/>
        </w:rPr>
        <w:t>In order to</w:t>
      </w:r>
      <w:proofErr w:type="gramEnd"/>
      <w:r w:rsidRPr="005B21DA">
        <w:rPr>
          <w:bCs/>
          <w:color w:val="000000" w:themeColor="text1"/>
          <w:w w:val="99"/>
        </w:rPr>
        <w:t xml:space="preserve"> be accepted by Customer, all invoices must refer to the present Agreement and/or the Purchase Order.</w:t>
      </w:r>
      <w:r w:rsidRPr="005B21DA">
        <w:rPr>
          <w:bCs/>
          <w:color w:val="000000" w:themeColor="text1"/>
          <w:w w:val="99"/>
        </w:rPr>
        <w:tab/>
      </w:r>
    </w:p>
    <w:p w14:paraId="7C4BA27D" w14:textId="77777777" w:rsidR="005B21DA" w:rsidRDefault="00AC637D" w:rsidP="008F04DE">
      <w:pPr>
        <w:pStyle w:val="ListParagraph"/>
        <w:numPr>
          <w:ilvl w:val="1"/>
          <w:numId w:val="7"/>
        </w:numPr>
        <w:spacing w:line="360" w:lineRule="auto"/>
        <w:ind w:left="1450" w:right="-270"/>
        <w:rPr>
          <w:bCs/>
          <w:color w:val="000000" w:themeColor="text1"/>
          <w:w w:val="99"/>
        </w:rPr>
      </w:pPr>
      <w:r w:rsidRPr="005B21DA">
        <w:rPr>
          <w:bCs/>
          <w:color w:val="000000" w:themeColor="text1"/>
          <w:w w:val="99"/>
        </w:rPr>
        <w:t xml:space="preserve"> If the Customer disputes any invoice in good faith, it shall be entitled to withhold payment of the disputed amount pending resolution of the dispute but will pay the undisputed amount in accordance with the terms of this Clause.</w:t>
      </w:r>
    </w:p>
    <w:p w14:paraId="7CA58EDE" w14:textId="77777777" w:rsidR="005B21DA" w:rsidRDefault="00AC637D" w:rsidP="008F04DE">
      <w:pPr>
        <w:pStyle w:val="ListParagraph"/>
        <w:numPr>
          <w:ilvl w:val="1"/>
          <w:numId w:val="7"/>
        </w:numPr>
        <w:spacing w:line="360" w:lineRule="auto"/>
        <w:ind w:left="1450" w:right="-270"/>
        <w:rPr>
          <w:bCs/>
          <w:color w:val="000000" w:themeColor="text1"/>
          <w:w w:val="99"/>
        </w:rPr>
      </w:pPr>
      <w:r w:rsidRPr="005B21DA">
        <w:rPr>
          <w:bCs/>
          <w:color w:val="000000" w:themeColor="text1"/>
          <w:w w:val="99"/>
        </w:rPr>
        <w:t xml:space="preserve"> The Customer shall </w:t>
      </w:r>
      <w:r w:rsidR="005B21DA">
        <w:rPr>
          <w:bCs/>
          <w:color w:val="000000" w:themeColor="text1"/>
          <w:w w:val="99"/>
        </w:rPr>
        <w:t xml:space="preserve">not </w:t>
      </w:r>
      <w:r w:rsidRPr="005B21DA">
        <w:rPr>
          <w:bCs/>
          <w:color w:val="000000" w:themeColor="text1"/>
          <w:w w:val="99"/>
        </w:rPr>
        <w:t>deduct withholding tax from the total price of the Contract provided that such deduction i</w:t>
      </w:r>
      <w:r w:rsidR="005B21DA">
        <w:rPr>
          <w:bCs/>
          <w:color w:val="000000" w:themeColor="text1"/>
          <w:w w:val="99"/>
        </w:rPr>
        <w:t xml:space="preserve">s required by Ethiopia tax laws, as the </w:t>
      </w:r>
      <w:r w:rsidR="00495B77">
        <w:rPr>
          <w:bCs/>
          <w:color w:val="000000" w:themeColor="text1"/>
          <w:w w:val="99"/>
        </w:rPr>
        <w:t>Supplier</w:t>
      </w:r>
      <w:r w:rsidR="005B21DA">
        <w:rPr>
          <w:bCs/>
          <w:color w:val="000000" w:themeColor="text1"/>
          <w:w w:val="99"/>
        </w:rPr>
        <w:t xml:space="preserve"> has the mandate to withhold and transfer to the government body.</w:t>
      </w:r>
    </w:p>
    <w:p w14:paraId="7666C56B" w14:textId="77777777" w:rsidR="0065195E" w:rsidRPr="00BB0013" w:rsidRDefault="0065195E" w:rsidP="008F04DE">
      <w:pPr>
        <w:pStyle w:val="ListParagraph"/>
        <w:numPr>
          <w:ilvl w:val="1"/>
          <w:numId w:val="7"/>
        </w:numPr>
        <w:spacing w:line="360" w:lineRule="auto"/>
        <w:ind w:left="1450" w:right="-270"/>
        <w:rPr>
          <w:bCs/>
          <w:color w:val="000000" w:themeColor="text1"/>
          <w:w w:val="99"/>
        </w:rPr>
      </w:pPr>
      <w:r w:rsidRPr="0065195E">
        <w:rPr>
          <w:bCs/>
          <w:color w:val="000000" w:themeColor="text1"/>
          <w:w w:val="99"/>
        </w:rPr>
        <w:t xml:space="preserve">If the Customer disputes an invoice in good faith, it shall notify the Supplier within 10 days of receipt, specifying the reasons. The Customer may withhold the disputed amount but shall pay the undisputed amount within 30 </w:t>
      </w:r>
      <w:r w:rsidRPr="0065195E">
        <w:rPr>
          <w:bCs/>
          <w:color w:val="000000" w:themeColor="text1"/>
          <w:w w:val="99"/>
        </w:rPr>
        <w:lastRenderedPageBreak/>
        <w:t>days. Both parties shall resolve the dispute within 30 days, failing which the matter shall be escalated to disp</w:t>
      </w:r>
      <w:r w:rsidR="00BB0013">
        <w:rPr>
          <w:bCs/>
          <w:color w:val="000000" w:themeColor="text1"/>
          <w:w w:val="99"/>
        </w:rPr>
        <w:t>ute resolution under Clause 16.</w:t>
      </w:r>
    </w:p>
    <w:p w14:paraId="5FB093ED" w14:textId="77777777" w:rsidR="00AC637D" w:rsidRPr="005B21DA" w:rsidRDefault="005B21DA" w:rsidP="00C42422">
      <w:pPr>
        <w:pStyle w:val="Heading1"/>
      </w:pPr>
      <w:bookmarkStart w:id="32" w:name="_Toc136075615"/>
      <w:r w:rsidRPr="005B21DA">
        <w:t xml:space="preserve">9. </w:t>
      </w:r>
      <w:r w:rsidR="00AC637D" w:rsidRPr="005B21DA">
        <w:t>WARRANTY</w:t>
      </w:r>
      <w:bookmarkEnd w:id="32"/>
      <w:r w:rsidR="00AC637D" w:rsidRPr="005B21DA">
        <w:t xml:space="preserve"> </w:t>
      </w:r>
    </w:p>
    <w:p w14:paraId="1427E742" w14:textId="77777777" w:rsidR="005B21DA" w:rsidRDefault="005B21DA" w:rsidP="000358A2">
      <w:pPr>
        <w:spacing w:line="360" w:lineRule="auto"/>
        <w:ind w:left="1450" w:right="-270"/>
        <w:rPr>
          <w:bCs/>
          <w:color w:val="000000" w:themeColor="text1"/>
          <w:w w:val="99"/>
        </w:rPr>
      </w:pPr>
      <w:r>
        <w:rPr>
          <w:bCs/>
          <w:color w:val="000000" w:themeColor="text1"/>
          <w:w w:val="99"/>
        </w:rPr>
        <w:t xml:space="preserve">9.1 </w:t>
      </w:r>
      <w:r w:rsidR="00AC637D" w:rsidRPr="00D640F2">
        <w:rPr>
          <w:bCs/>
          <w:color w:val="000000" w:themeColor="text1"/>
          <w:w w:val="99"/>
        </w:rPr>
        <w:t xml:space="preserve">The </w:t>
      </w:r>
      <w:r w:rsidR="00495B77">
        <w:rPr>
          <w:bCs/>
          <w:color w:val="000000" w:themeColor="text1"/>
          <w:w w:val="99"/>
        </w:rPr>
        <w:t>Supplier</w:t>
      </w:r>
      <w:r w:rsidR="00AC637D" w:rsidRPr="00D640F2">
        <w:rPr>
          <w:bCs/>
          <w:color w:val="000000" w:themeColor="text1"/>
          <w:w w:val="99"/>
        </w:rPr>
        <w:t xml:space="preserve"> shall guarantee that the Goods and Services supplied will be in accordance with the Technical Specification and sample. The </w:t>
      </w:r>
      <w:r w:rsidR="00495B77">
        <w:rPr>
          <w:bCs/>
          <w:color w:val="000000" w:themeColor="text1"/>
          <w:w w:val="99"/>
        </w:rPr>
        <w:t>Supplier</w:t>
      </w:r>
      <w:r w:rsidR="00AC637D" w:rsidRPr="00D640F2">
        <w:rPr>
          <w:bCs/>
          <w:color w:val="000000" w:themeColor="text1"/>
          <w:w w:val="99"/>
        </w:rPr>
        <w:t xml:space="preserve"> further warrants that the supplied Goods and Services are recent, new, unused and field proven models, which has reliable</w:t>
      </w:r>
      <w:r>
        <w:rPr>
          <w:bCs/>
          <w:color w:val="000000" w:themeColor="text1"/>
          <w:w w:val="99"/>
        </w:rPr>
        <w:t xml:space="preserve"> and efficient Service quality.</w:t>
      </w:r>
    </w:p>
    <w:p w14:paraId="59DF81A0" w14:textId="77777777" w:rsidR="005B21DA" w:rsidRDefault="005B21DA" w:rsidP="000358A2">
      <w:pPr>
        <w:spacing w:line="360" w:lineRule="auto"/>
        <w:ind w:left="1450" w:right="-270"/>
        <w:rPr>
          <w:bCs/>
          <w:color w:val="000000" w:themeColor="text1"/>
          <w:w w:val="99"/>
        </w:rPr>
      </w:pPr>
      <w:r>
        <w:rPr>
          <w:bCs/>
          <w:color w:val="000000" w:themeColor="text1"/>
          <w:w w:val="99"/>
        </w:rPr>
        <w:t xml:space="preserve">9.2 </w:t>
      </w:r>
      <w:r w:rsidR="00AC637D" w:rsidRPr="00D640F2">
        <w:rPr>
          <w:bCs/>
          <w:color w:val="000000" w:themeColor="text1"/>
          <w:w w:val="99"/>
        </w:rPr>
        <w:t xml:space="preserve">The </w:t>
      </w:r>
      <w:r w:rsidR="00495B77">
        <w:rPr>
          <w:bCs/>
          <w:color w:val="000000" w:themeColor="text1"/>
          <w:w w:val="99"/>
        </w:rPr>
        <w:t>Supplier</w:t>
      </w:r>
      <w:r w:rsidR="00AC637D" w:rsidRPr="00D640F2">
        <w:rPr>
          <w:bCs/>
          <w:color w:val="000000" w:themeColor="text1"/>
          <w:w w:val="99"/>
        </w:rPr>
        <w:t xml:space="preserve"> shall also guarantee to repair or to replace, at no cost to the Customer, all or part of the Goods and Services or any component thereof found to be faulty by Reason of defect in design, in material or workmanship or from any act or omission of the Customer that may develop under proper use of the Goods and Services.</w:t>
      </w:r>
    </w:p>
    <w:p w14:paraId="6E7CCF3C" w14:textId="77777777" w:rsidR="005B21DA" w:rsidRDefault="005B21DA" w:rsidP="000358A2">
      <w:pPr>
        <w:spacing w:line="360" w:lineRule="auto"/>
        <w:ind w:left="1450" w:right="-270"/>
        <w:rPr>
          <w:bCs/>
          <w:color w:val="000000" w:themeColor="text1"/>
          <w:w w:val="99"/>
        </w:rPr>
      </w:pPr>
      <w:r>
        <w:rPr>
          <w:bCs/>
          <w:color w:val="000000" w:themeColor="text1"/>
          <w:w w:val="99"/>
        </w:rPr>
        <w:t xml:space="preserve">9.3 </w:t>
      </w:r>
      <w:r w:rsidR="00AC637D" w:rsidRPr="00D640F2">
        <w:rPr>
          <w:bCs/>
          <w:color w:val="000000" w:themeColor="text1"/>
          <w:w w:val="99"/>
        </w:rPr>
        <w:t xml:space="preserve">This warranty shall remain valid for </w:t>
      </w:r>
      <w:r w:rsidR="00BB0013" w:rsidRPr="00BB0013">
        <w:rPr>
          <w:bCs/>
          <w:color w:val="000000" w:themeColor="text1"/>
          <w:w w:val="99"/>
        </w:rPr>
        <w:t xml:space="preserve">12 months </w:t>
      </w:r>
      <w:del w:id="33" w:author="Lemlem Dinku Besene" w:date="2025-08-29T19:30:00Z">
        <w:r w:rsidR="00BB0013" w:rsidRPr="00BB0013" w:rsidDel="006966AC">
          <w:rPr>
            <w:bCs/>
            <w:color w:val="000000" w:themeColor="text1"/>
            <w:w w:val="99"/>
          </w:rPr>
          <w:delText xml:space="preserve">after final </w:delText>
        </w:r>
      </w:del>
      <w:ins w:id="34" w:author="Lemlem Dinku Besene" w:date="2025-08-29T19:30:00Z">
        <w:r w:rsidR="006966AC">
          <w:rPr>
            <w:bCs/>
            <w:color w:val="000000" w:themeColor="text1"/>
            <w:w w:val="99"/>
          </w:rPr>
          <w:t xml:space="preserve">from the date of provisional </w:t>
        </w:r>
      </w:ins>
      <w:r w:rsidR="00BB0013" w:rsidRPr="00BB0013">
        <w:rPr>
          <w:bCs/>
          <w:color w:val="000000" w:themeColor="text1"/>
          <w:w w:val="99"/>
        </w:rPr>
        <w:t>acceptance</w:t>
      </w:r>
      <w:r w:rsidR="00AC637D">
        <w:rPr>
          <w:bCs/>
          <w:color w:val="000000" w:themeColor="text1"/>
          <w:w w:val="99"/>
        </w:rPr>
        <w:t>.</w:t>
      </w:r>
      <w:r w:rsidR="00AC637D" w:rsidRPr="00D640F2">
        <w:rPr>
          <w:bCs/>
          <w:color w:val="000000" w:themeColor="text1"/>
          <w:w w:val="99"/>
        </w:rPr>
        <w:t xml:space="preserve"> In the case of a replacement or repair of defective Goods, all the replacement /repaired Goods by the </w:t>
      </w:r>
      <w:r w:rsidR="00495B77">
        <w:rPr>
          <w:bCs/>
          <w:color w:val="000000" w:themeColor="text1"/>
          <w:w w:val="99"/>
        </w:rPr>
        <w:t>Supplier</w:t>
      </w:r>
      <w:r w:rsidR="00AC637D" w:rsidRPr="00D640F2">
        <w:rPr>
          <w:bCs/>
          <w:color w:val="000000" w:themeColor="text1"/>
          <w:w w:val="99"/>
        </w:rPr>
        <w:t xml:space="preserve"> shall be warranted for the remaining period of the original warranty or for a period of </w:t>
      </w:r>
      <w:r w:rsidR="00B87D49">
        <w:rPr>
          <w:bCs/>
          <w:color w:val="000000" w:themeColor="text1"/>
          <w:w w:val="99"/>
        </w:rPr>
        <w:t>four</w:t>
      </w:r>
      <w:r w:rsidR="00AC637D" w:rsidRPr="00D640F2">
        <w:rPr>
          <w:bCs/>
          <w:color w:val="000000" w:themeColor="text1"/>
          <w:w w:val="99"/>
        </w:rPr>
        <w:t xml:space="preserve"> </w:t>
      </w:r>
      <w:r w:rsidRPr="00D640F2">
        <w:rPr>
          <w:bCs/>
          <w:color w:val="000000" w:themeColor="text1"/>
          <w:w w:val="99"/>
        </w:rPr>
        <w:t>months</w:t>
      </w:r>
      <w:r w:rsidR="00AC637D" w:rsidRPr="00D640F2">
        <w:rPr>
          <w:bCs/>
          <w:color w:val="000000" w:themeColor="text1"/>
          <w:w w:val="99"/>
        </w:rPr>
        <w:t xml:space="preserve"> from the receipt by the Customer, whichever period is longer.</w:t>
      </w:r>
    </w:p>
    <w:p w14:paraId="45271128" w14:textId="77777777" w:rsidR="005B21DA" w:rsidRDefault="005B21DA" w:rsidP="000358A2">
      <w:pPr>
        <w:spacing w:line="360" w:lineRule="auto"/>
        <w:ind w:left="1450" w:right="-270"/>
        <w:rPr>
          <w:bCs/>
          <w:color w:val="000000" w:themeColor="text1"/>
          <w:w w:val="99"/>
        </w:rPr>
      </w:pPr>
      <w:r>
        <w:rPr>
          <w:bCs/>
          <w:color w:val="000000" w:themeColor="text1"/>
          <w:w w:val="99"/>
        </w:rPr>
        <w:t xml:space="preserve">9.4 </w:t>
      </w:r>
      <w:r w:rsidR="00AC637D" w:rsidRPr="00D640F2">
        <w:rPr>
          <w:bCs/>
          <w:color w:val="000000" w:themeColor="text1"/>
          <w:w w:val="99"/>
        </w:rPr>
        <w:t xml:space="preserve">During the Warranty Period, the </w:t>
      </w:r>
      <w:r w:rsidR="00495B77">
        <w:rPr>
          <w:bCs/>
          <w:color w:val="000000" w:themeColor="text1"/>
          <w:w w:val="99"/>
        </w:rPr>
        <w:t>Supplier</w:t>
      </w:r>
      <w:r w:rsidR="00AC637D" w:rsidRPr="00D640F2">
        <w:rPr>
          <w:bCs/>
          <w:color w:val="000000" w:themeColor="text1"/>
          <w:w w:val="99"/>
        </w:rPr>
        <w:t xml:space="preserve"> shall, at its own expense, replace all Defective Goods and Services within </w:t>
      </w:r>
      <w:r w:rsidR="00BB0013">
        <w:rPr>
          <w:bCs/>
          <w:color w:val="000000" w:themeColor="text1"/>
          <w:w w:val="99"/>
        </w:rPr>
        <w:t>30 days</w:t>
      </w:r>
      <w:r w:rsidR="00AC637D" w:rsidRPr="00D640F2">
        <w:rPr>
          <w:bCs/>
          <w:color w:val="000000" w:themeColor="text1"/>
          <w:w w:val="99"/>
        </w:rPr>
        <w:t xml:space="preserve"> after the receipt of whole or part of Defective Goods and Services from the Customer.</w:t>
      </w:r>
    </w:p>
    <w:p w14:paraId="06C9F5CA" w14:textId="77777777" w:rsidR="00AC637D" w:rsidRDefault="005B21DA" w:rsidP="000358A2">
      <w:pPr>
        <w:spacing w:line="360" w:lineRule="auto"/>
        <w:ind w:left="1450" w:right="-270"/>
        <w:rPr>
          <w:bCs/>
          <w:color w:val="000000" w:themeColor="text1"/>
          <w:w w:val="99"/>
        </w:rPr>
      </w:pPr>
      <w:r>
        <w:rPr>
          <w:bCs/>
          <w:color w:val="000000" w:themeColor="text1"/>
          <w:w w:val="99"/>
        </w:rPr>
        <w:t xml:space="preserve">9.5 </w:t>
      </w:r>
      <w:r w:rsidR="00AC637D" w:rsidRPr="00D640F2">
        <w:rPr>
          <w:bCs/>
          <w:color w:val="000000" w:themeColor="text1"/>
          <w:w w:val="99"/>
        </w:rPr>
        <w:t xml:space="preserve">The </w:t>
      </w:r>
      <w:r w:rsidR="00495B77">
        <w:rPr>
          <w:bCs/>
          <w:color w:val="000000" w:themeColor="text1"/>
          <w:w w:val="99"/>
        </w:rPr>
        <w:t>Supplier</w:t>
      </w:r>
      <w:r w:rsidR="00AC637D" w:rsidRPr="00D640F2">
        <w:rPr>
          <w:bCs/>
          <w:color w:val="000000" w:themeColor="text1"/>
          <w:w w:val="99"/>
        </w:rPr>
        <w:t xml:space="preserve"> shall cover all shipping and other costs incurred for the Defective Goods and Services and the replaceable Goods and Services during the Warranty period.</w:t>
      </w:r>
    </w:p>
    <w:p w14:paraId="0CE6FA16" w14:textId="77777777" w:rsidR="00B416FA" w:rsidRPr="00E206DC" w:rsidRDefault="00B416FA" w:rsidP="000358A2">
      <w:pPr>
        <w:spacing w:line="360" w:lineRule="auto"/>
        <w:ind w:left="1450" w:right="-270"/>
        <w:rPr>
          <w:bCs/>
          <w:color w:val="000000" w:themeColor="text1"/>
          <w:w w:val="99"/>
          <w:sz w:val="6"/>
          <w:szCs w:val="6"/>
        </w:rPr>
      </w:pPr>
    </w:p>
    <w:p w14:paraId="1414DE35" w14:textId="77777777" w:rsidR="00AC637D" w:rsidRPr="00D640F2" w:rsidRDefault="00052110" w:rsidP="00C42422">
      <w:pPr>
        <w:pStyle w:val="Heading1"/>
      </w:pPr>
      <w:bookmarkStart w:id="35" w:name="_Toc136075616"/>
      <w:r w:rsidRPr="00B300B7">
        <w:t>10</w:t>
      </w:r>
      <w:r>
        <w:t xml:space="preserve">. </w:t>
      </w:r>
      <w:r w:rsidR="00AC637D" w:rsidRPr="00052110">
        <w:t>ORDER INFORMATION (GENERAL RULES)</w:t>
      </w:r>
      <w:bookmarkEnd w:id="35"/>
    </w:p>
    <w:p w14:paraId="7F9D6447" w14:textId="77777777" w:rsidR="00D8342A" w:rsidRDefault="005378D0" w:rsidP="000358A2">
      <w:pPr>
        <w:spacing w:line="360" w:lineRule="auto"/>
        <w:ind w:left="1450" w:right="-270"/>
        <w:rPr>
          <w:bCs/>
          <w:color w:val="000000" w:themeColor="text1"/>
          <w:w w:val="99"/>
        </w:rPr>
      </w:pPr>
      <w:r>
        <w:rPr>
          <w:bCs/>
          <w:color w:val="000000" w:themeColor="text1"/>
          <w:w w:val="99"/>
        </w:rPr>
        <w:t xml:space="preserve">10.1 </w:t>
      </w:r>
      <w:r w:rsidR="00AC637D" w:rsidRPr="00D640F2">
        <w:rPr>
          <w:bCs/>
          <w:color w:val="000000" w:themeColor="text1"/>
          <w:w w:val="99"/>
        </w:rPr>
        <w:t xml:space="preserve">A copy of an Order may be sent to the </w:t>
      </w:r>
      <w:r w:rsidR="00495B77">
        <w:rPr>
          <w:bCs/>
          <w:color w:val="000000" w:themeColor="text1"/>
          <w:w w:val="99"/>
        </w:rPr>
        <w:t>Supplier</w:t>
      </w:r>
      <w:r w:rsidR="00AC637D" w:rsidRPr="00D640F2">
        <w:rPr>
          <w:bCs/>
          <w:color w:val="000000" w:themeColor="text1"/>
          <w:w w:val="99"/>
        </w:rPr>
        <w:t xml:space="preserve"> by electronic format, to be followed by the Original Hard Copy of the purchase order.</w:t>
      </w:r>
    </w:p>
    <w:p w14:paraId="541CED81" w14:textId="77777777" w:rsidR="00AC637D" w:rsidRDefault="00D8342A" w:rsidP="000358A2">
      <w:pPr>
        <w:spacing w:line="360" w:lineRule="auto"/>
        <w:ind w:left="1450" w:right="-270"/>
        <w:rPr>
          <w:bCs/>
          <w:color w:val="000000" w:themeColor="text1"/>
          <w:w w:val="99"/>
        </w:rPr>
      </w:pPr>
      <w:r>
        <w:rPr>
          <w:bCs/>
          <w:color w:val="000000" w:themeColor="text1"/>
          <w:w w:val="99"/>
        </w:rPr>
        <w:lastRenderedPageBreak/>
        <w:t xml:space="preserve">10.2 </w:t>
      </w:r>
      <w:r w:rsidR="00AC637D" w:rsidRPr="00D640F2">
        <w:rPr>
          <w:bCs/>
          <w:color w:val="000000" w:themeColor="text1"/>
          <w:w w:val="99"/>
        </w:rPr>
        <w:t xml:space="preserve">Unless otherwise agreed in the Contract, each Order issued by the Customer shall be sent to the </w:t>
      </w:r>
      <w:r w:rsidR="00495B77">
        <w:rPr>
          <w:bCs/>
          <w:color w:val="000000" w:themeColor="text1"/>
          <w:w w:val="99"/>
        </w:rPr>
        <w:t>Supplier</w:t>
      </w:r>
      <w:r w:rsidR="00AC637D" w:rsidRPr="00D640F2">
        <w:rPr>
          <w:bCs/>
          <w:color w:val="000000" w:themeColor="text1"/>
          <w:w w:val="99"/>
        </w:rPr>
        <w:t xml:space="preserve"> and may include without limitation the following information:</w:t>
      </w:r>
    </w:p>
    <w:p w14:paraId="74D0557C" w14:textId="77777777" w:rsidR="001265AF" w:rsidRPr="00D640F2" w:rsidRDefault="001265AF" w:rsidP="000358A2">
      <w:pPr>
        <w:spacing w:line="360" w:lineRule="auto"/>
        <w:ind w:left="1450" w:right="-270"/>
        <w:rPr>
          <w:bCs/>
          <w:color w:val="000000" w:themeColor="text1"/>
          <w:w w:val="99"/>
        </w:rPr>
      </w:pPr>
    </w:p>
    <w:p w14:paraId="776C7E43" w14:textId="77777777" w:rsidR="00AC637D" w:rsidRPr="001265AF" w:rsidRDefault="00AC637D" w:rsidP="001265AF">
      <w:pPr>
        <w:pStyle w:val="one"/>
        <w:numPr>
          <w:ilvl w:val="0"/>
          <w:numId w:val="5"/>
        </w:numPr>
        <w:spacing w:after="0" w:line="360" w:lineRule="auto"/>
        <w:ind w:right="-270"/>
        <w:jc w:val="both"/>
        <w:rPr>
          <w:rFonts w:ascii="Arial" w:eastAsia="Arial" w:hAnsi="Arial" w:cs="Arial"/>
          <w:bCs/>
          <w:color w:val="000000" w:themeColor="text1"/>
          <w:w w:val="99"/>
          <w:szCs w:val="22"/>
          <w:lang w:val="en-US" w:eastAsia="en-US"/>
        </w:rPr>
      </w:pPr>
      <w:r w:rsidRPr="001265AF">
        <w:rPr>
          <w:rFonts w:ascii="Arial" w:eastAsia="Arial" w:hAnsi="Arial" w:cs="Arial"/>
          <w:bCs/>
          <w:color w:val="000000" w:themeColor="text1"/>
          <w:w w:val="99"/>
          <w:szCs w:val="22"/>
          <w:lang w:val="en-US" w:eastAsia="en-US"/>
        </w:rPr>
        <w:t xml:space="preserve">Name and </w:t>
      </w:r>
      <w:proofErr w:type="gramStart"/>
      <w:r w:rsidR="00D504D2" w:rsidRPr="001265AF">
        <w:rPr>
          <w:rFonts w:ascii="Arial" w:eastAsia="Arial" w:hAnsi="Arial" w:cs="Arial"/>
          <w:bCs/>
          <w:color w:val="000000" w:themeColor="text1"/>
          <w:w w:val="99"/>
          <w:szCs w:val="22"/>
          <w:lang w:val="en-US" w:eastAsia="en-US"/>
        </w:rPr>
        <w:t>Address</w:t>
      </w:r>
      <w:proofErr w:type="gramEnd"/>
      <w:r w:rsidR="00D504D2" w:rsidRPr="001265AF">
        <w:rPr>
          <w:rFonts w:ascii="Arial" w:eastAsia="Arial" w:hAnsi="Arial" w:cs="Arial"/>
          <w:bCs/>
          <w:color w:val="000000" w:themeColor="text1"/>
          <w:w w:val="99"/>
          <w:szCs w:val="22"/>
          <w:lang w:val="en-US" w:eastAsia="en-US"/>
        </w:rPr>
        <w:t>.</w:t>
      </w:r>
    </w:p>
    <w:p w14:paraId="1834D93D" w14:textId="77777777" w:rsidR="00AC637D" w:rsidRPr="00D8342A" w:rsidRDefault="00AC637D" w:rsidP="008F04DE">
      <w:pPr>
        <w:pStyle w:val="one"/>
        <w:numPr>
          <w:ilvl w:val="0"/>
          <w:numId w:val="5"/>
        </w:numPr>
        <w:spacing w:line="360" w:lineRule="auto"/>
        <w:ind w:right="-270"/>
        <w:jc w:val="both"/>
        <w:rPr>
          <w:rFonts w:ascii="Arial" w:eastAsia="Arial" w:hAnsi="Arial" w:cs="Arial"/>
          <w:bCs/>
          <w:color w:val="000000" w:themeColor="text1"/>
          <w:w w:val="99"/>
          <w:szCs w:val="22"/>
          <w:lang w:val="en-US" w:eastAsia="en-US"/>
        </w:rPr>
      </w:pPr>
      <w:r w:rsidRPr="00D8342A">
        <w:rPr>
          <w:rFonts w:ascii="Arial" w:eastAsia="Arial" w:hAnsi="Arial" w:cs="Arial"/>
          <w:bCs/>
          <w:color w:val="000000" w:themeColor="text1"/>
          <w:w w:val="99"/>
          <w:szCs w:val="22"/>
          <w:lang w:val="en-US" w:eastAsia="en-US"/>
        </w:rPr>
        <w:t xml:space="preserve">The Identification number of the Purchase Order and this </w:t>
      </w:r>
      <w:r w:rsidR="009F31FA" w:rsidRPr="00D8342A">
        <w:rPr>
          <w:rFonts w:ascii="Arial" w:eastAsia="Arial" w:hAnsi="Arial" w:cs="Arial"/>
          <w:bCs/>
          <w:color w:val="000000" w:themeColor="text1"/>
          <w:w w:val="99"/>
          <w:szCs w:val="22"/>
          <w:lang w:val="en-US" w:eastAsia="en-US"/>
        </w:rPr>
        <w:t>Agreement.</w:t>
      </w:r>
    </w:p>
    <w:p w14:paraId="3E7EA73E" w14:textId="77777777" w:rsidR="00AC637D" w:rsidRPr="00D8342A" w:rsidRDefault="00AC637D" w:rsidP="008F04DE">
      <w:pPr>
        <w:pStyle w:val="one"/>
        <w:numPr>
          <w:ilvl w:val="0"/>
          <w:numId w:val="5"/>
        </w:numPr>
        <w:spacing w:line="360" w:lineRule="auto"/>
        <w:ind w:right="-270"/>
        <w:jc w:val="both"/>
        <w:rPr>
          <w:rFonts w:ascii="Arial" w:eastAsia="Arial" w:hAnsi="Arial" w:cs="Arial"/>
          <w:bCs/>
          <w:color w:val="000000" w:themeColor="text1"/>
          <w:w w:val="99"/>
          <w:szCs w:val="22"/>
          <w:lang w:val="en-US" w:eastAsia="en-US"/>
        </w:rPr>
      </w:pPr>
      <w:r w:rsidRPr="00D8342A">
        <w:rPr>
          <w:rFonts w:ascii="Arial" w:eastAsia="Arial" w:hAnsi="Arial" w:cs="Arial"/>
          <w:bCs/>
          <w:color w:val="000000" w:themeColor="text1"/>
          <w:w w:val="99"/>
          <w:szCs w:val="22"/>
          <w:lang w:val="en-US" w:eastAsia="en-US"/>
        </w:rPr>
        <w:t xml:space="preserve">The Name of </w:t>
      </w:r>
      <w:proofErr w:type="gramStart"/>
      <w:r w:rsidRPr="00D8342A">
        <w:rPr>
          <w:rFonts w:ascii="Arial" w:eastAsia="Arial" w:hAnsi="Arial" w:cs="Arial"/>
          <w:bCs/>
          <w:color w:val="000000" w:themeColor="text1"/>
          <w:w w:val="99"/>
          <w:szCs w:val="22"/>
          <w:lang w:val="en-US" w:eastAsia="en-US"/>
        </w:rPr>
        <w:t>the Customer</w:t>
      </w:r>
      <w:proofErr w:type="gramEnd"/>
      <w:r w:rsidRPr="00D8342A">
        <w:rPr>
          <w:rFonts w:ascii="Arial" w:eastAsia="Arial" w:hAnsi="Arial" w:cs="Arial"/>
          <w:bCs/>
          <w:color w:val="000000" w:themeColor="text1"/>
          <w:w w:val="99"/>
          <w:szCs w:val="22"/>
          <w:lang w:val="en-US" w:eastAsia="en-US"/>
        </w:rPr>
        <w:t xml:space="preserve"> </w:t>
      </w:r>
      <w:r w:rsidR="00C01AFD" w:rsidRPr="00D8342A">
        <w:rPr>
          <w:rFonts w:ascii="Arial" w:eastAsia="Arial" w:hAnsi="Arial" w:cs="Arial"/>
          <w:bCs/>
          <w:color w:val="000000" w:themeColor="text1"/>
          <w:w w:val="99"/>
          <w:szCs w:val="22"/>
          <w:lang w:val="en-US" w:eastAsia="en-US"/>
        </w:rPr>
        <w:t>Contact</w:t>
      </w:r>
      <w:r w:rsidR="009F31FA" w:rsidRPr="00D8342A">
        <w:rPr>
          <w:rFonts w:ascii="Arial" w:eastAsia="Arial" w:hAnsi="Arial" w:cs="Arial"/>
          <w:bCs/>
          <w:color w:val="000000" w:themeColor="text1"/>
          <w:w w:val="99"/>
          <w:szCs w:val="22"/>
          <w:lang w:val="en-US" w:eastAsia="en-US"/>
        </w:rPr>
        <w:t>.</w:t>
      </w:r>
    </w:p>
    <w:p w14:paraId="1BE2C433" w14:textId="77777777" w:rsidR="00AC637D" w:rsidRPr="00D8342A" w:rsidRDefault="004E7106" w:rsidP="008F04DE">
      <w:pPr>
        <w:pStyle w:val="one"/>
        <w:numPr>
          <w:ilvl w:val="0"/>
          <w:numId w:val="5"/>
        </w:numPr>
        <w:spacing w:line="360" w:lineRule="auto"/>
        <w:ind w:right="-270"/>
        <w:jc w:val="both"/>
        <w:rPr>
          <w:rFonts w:ascii="Arial" w:eastAsia="Arial" w:hAnsi="Arial" w:cs="Arial"/>
          <w:bCs/>
          <w:color w:val="000000" w:themeColor="text1"/>
          <w:w w:val="99"/>
          <w:szCs w:val="22"/>
          <w:lang w:val="en-US" w:eastAsia="en-US"/>
        </w:rPr>
      </w:pPr>
      <w:r w:rsidRPr="00D8342A">
        <w:rPr>
          <w:rFonts w:ascii="Arial" w:eastAsia="Arial" w:hAnsi="Arial" w:cs="Arial"/>
          <w:bCs/>
          <w:color w:val="000000" w:themeColor="text1"/>
          <w:w w:val="99"/>
          <w:szCs w:val="22"/>
          <w:lang w:val="en-US" w:eastAsia="en-US"/>
        </w:rPr>
        <w:t>Description</w:t>
      </w:r>
      <w:r w:rsidR="00AC637D" w:rsidRPr="00D8342A">
        <w:rPr>
          <w:rFonts w:ascii="Arial" w:eastAsia="Arial" w:hAnsi="Arial" w:cs="Arial"/>
          <w:bCs/>
          <w:color w:val="000000" w:themeColor="text1"/>
          <w:w w:val="99"/>
          <w:szCs w:val="22"/>
          <w:lang w:val="en-US" w:eastAsia="en-US"/>
        </w:rPr>
        <w:t xml:space="preserve"> of the Goods and Service </w:t>
      </w:r>
      <w:r w:rsidR="00C01AFD" w:rsidRPr="00D8342A">
        <w:rPr>
          <w:rFonts w:ascii="Arial" w:eastAsia="Arial" w:hAnsi="Arial" w:cs="Arial"/>
          <w:bCs/>
          <w:color w:val="000000" w:themeColor="text1"/>
          <w:w w:val="99"/>
          <w:szCs w:val="22"/>
          <w:lang w:val="en-US" w:eastAsia="en-US"/>
        </w:rPr>
        <w:t>ordered.</w:t>
      </w:r>
      <w:r w:rsidR="00AC637D" w:rsidRPr="00D8342A">
        <w:rPr>
          <w:rFonts w:ascii="Arial" w:eastAsia="Arial" w:hAnsi="Arial" w:cs="Arial"/>
          <w:bCs/>
          <w:color w:val="000000" w:themeColor="text1"/>
          <w:w w:val="99"/>
          <w:szCs w:val="22"/>
          <w:lang w:val="en-US" w:eastAsia="en-US"/>
        </w:rPr>
        <w:t xml:space="preserve"> </w:t>
      </w:r>
    </w:p>
    <w:p w14:paraId="658DA7B9" w14:textId="77777777" w:rsidR="00AC637D" w:rsidRPr="00D8342A" w:rsidRDefault="00AC637D" w:rsidP="008F04DE">
      <w:pPr>
        <w:pStyle w:val="one"/>
        <w:numPr>
          <w:ilvl w:val="0"/>
          <w:numId w:val="5"/>
        </w:numPr>
        <w:spacing w:line="360" w:lineRule="auto"/>
        <w:ind w:right="-270"/>
        <w:jc w:val="both"/>
        <w:rPr>
          <w:rFonts w:ascii="Arial" w:eastAsia="Arial" w:hAnsi="Arial" w:cs="Arial"/>
          <w:bCs/>
          <w:color w:val="000000" w:themeColor="text1"/>
          <w:w w:val="99"/>
          <w:szCs w:val="22"/>
          <w:lang w:val="en-US" w:eastAsia="en-US"/>
        </w:rPr>
      </w:pPr>
      <w:r w:rsidRPr="00D8342A">
        <w:rPr>
          <w:rFonts w:ascii="Arial" w:eastAsia="Arial" w:hAnsi="Arial" w:cs="Arial"/>
          <w:bCs/>
          <w:color w:val="000000" w:themeColor="text1"/>
          <w:w w:val="99"/>
          <w:szCs w:val="22"/>
          <w:lang w:val="en-US" w:eastAsia="en-US"/>
        </w:rPr>
        <w:t xml:space="preserve">The quantity of Goods and Service </w:t>
      </w:r>
      <w:r w:rsidR="009F31FA" w:rsidRPr="00D8342A">
        <w:rPr>
          <w:rFonts w:ascii="Arial" w:eastAsia="Arial" w:hAnsi="Arial" w:cs="Arial"/>
          <w:bCs/>
          <w:color w:val="000000" w:themeColor="text1"/>
          <w:w w:val="99"/>
          <w:szCs w:val="22"/>
          <w:lang w:val="en-US" w:eastAsia="en-US"/>
        </w:rPr>
        <w:t>ordered.</w:t>
      </w:r>
    </w:p>
    <w:p w14:paraId="06686430" w14:textId="77777777" w:rsidR="00AC637D" w:rsidRPr="00D8342A" w:rsidRDefault="00AC637D" w:rsidP="008F04DE">
      <w:pPr>
        <w:pStyle w:val="one"/>
        <w:numPr>
          <w:ilvl w:val="0"/>
          <w:numId w:val="5"/>
        </w:numPr>
        <w:spacing w:after="0" w:line="360" w:lineRule="auto"/>
        <w:ind w:right="-270"/>
        <w:jc w:val="both"/>
        <w:rPr>
          <w:rFonts w:ascii="Arial" w:eastAsia="Arial" w:hAnsi="Arial" w:cs="Arial"/>
          <w:bCs/>
          <w:color w:val="000000" w:themeColor="text1"/>
          <w:w w:val="99"/>
          <w:szCs w:val="22"/>
          <w:lang w:val="en-US"/>
        </w:rPr>
      </w:pPr>
      <w:r w:rsidRPr="00D8342A">
        <w:rPr>
          <w:rFonts w:ascii="Arial" w:eastAsia="Arial" w:hAnsi="Arial" w:cs="Arial"/>
          <w:bCs/>
          <w:color w:val="000000" w:themeColor="text1"/>
          <w:w w:val="99"/>
          <w:szCs w:val="22"/>
          <w:lang w:val="en-US" w:eastAsia="en-US"/>
        </w:rPr>
        <w:t xml:space="preserve">The Unit Price and the total price of the Goods and Service </w:t>
      </w:r>
      <w:r w:rsidR="00C01AFD" w:rsidRPr="00D8342A">
        <w:rPr>
          <w:rFonts w:ascii="Arial" w:eastAsia="Arial" w:hAnsi="Arial" w:cs="Arial"/>
          <w:bCs/>
          <w:color w:val="000000" w:themeColor="text1"/>
          <w:w w:val="99"/>
          <w:szCs w:val="22"/>
          <w:lang w:val="en-US" w:eastAsia="en-US"/>
        </w:rPr>
        <w:t>ordered.</w:t>
      </w:r>
    </w:p>
    <w:p w14:paraId="6DD84234" w14:textId="77777777" w:rsidR="00AC637D" w:rsidRPr="00D8342A" w:rsidRDefault="00AC637D" w:rsidP="008F04DE">
      <w:pPr>
        <w:pStyle w:val="one"/>
        <w:numPr>
          <w:ilvl w:val="0"/>
          <w:numId w:val="5"/>
        </w:numPr>
        <w:spacing w:after="0" w:line="360" w:lineRule="auto"/>
        <w:ind w:right="-270"/>
        <w:jc w:val="both"/>
        <w:rPr>
          <w:rFonts w:ascii="Arial" w:eastAsia="Arial" w:hAnsi="Arial" w:cs="Arial"/>
          <w:bCs/>
          <w:color w:val="000000" w:themeColor="text1"/>
          <w:w w:val="99"/>
          <w:szCs w:val="22"/>
          <w:lang w:val="en-US"/>
        </w:rPr>
      </w:pPr>
      <w:r w:rsidRPr="00D8342A">
        <w:rPr>
          <w:rFonts w:ascii="Arial" w:eastAsia="Arial" w:hAnsi="Arial" w:cs="Arial"/>
          <w:bCs/>
          <w:color w:val="000000" w:themeColor="text1"/>
          <w:w w:val="99"/>
          <w:szCs w:val="22"/>
        </w:rPr>
        <w:t>The delivery period of the Goods and Service ordered.</w:t>
      </w:r>
    </w:p>
    <w:p w14:paraId="1C70AAA5" w14:textId="77777777" w:rsidR="00AC637D" w:rsidRPr="00D8342A" w:rsidRDefault="00AC637D" w:rsidP="000358A2">
      <w:pPr>
        <w:pStyle w:val="one"/>
        <w:numPr>
          <w:ilvl w:val="0"/>
          <w:numId w:val="0"/>
        </w:numPr>
        <w:spacing w:after="0" w:line="360" w:lineRule="auto"/>
        <w:ind w:right="-270"/>
        <w:jc w:val="both"/>
        <w:rPr>
          <w:rFonts w:ascii="Arial" w:eastAsia="Arial" w:hAnsi="Arial" w:cs="Arial"/>
          <w:bCs/>
          <w:color w:val="000000" w:themeColor="text1"/>
          <w:w w:val="99"/>
          <w:sz w:val="2"/>
          <w:szCs w:val="22"/>
          <w:lang w:val="en-US"/>
        </w:rPr>
      </w:pPr>
    </w:p>
    <w:p w14:paraId="294F4932" w14:textId="77777777" w:rsidR="00AC637D" w:rsidRPr="00D8342A" w:rsidRDefault="00D8342A" w:rsidP="00C42422">
      <w:pPr>
        <w:pStyle w:val="Heading1"/>
      </w:pPr>
      <w:bookmarkStart w:id="36" w:name="_Toc136075617"/>
      <w:r w:rsidRPr="00D8342A">
        <w:t xml:space="preserve">11. </w:t>
      </w:r>
      <w:r w:rsidR="00AC637D" w:rsidRPr="00D8342A">
        <w:t>CHANGE ORDERS</w:t>
      </w:r>
      <w:bookmarkEnd w:id="36"/>
    </w:p>
    <w:p w14:paraId="61B7C10E" w14:textId="06ED208A" w:rsidR="00AC637D" w:rsidRPr="00D640F2" w:rsidRDefault="00D8342A" w:rsidP="000358A2">
      <w:pPr>
        <w:spacing w:line="360" w:lineRule="auto"/>
        <w:ind w:left="1450" w:right="-270"/>
        <w:rPr>
          <w:bCs/>
          <w:color w:val="000000" w:themeColor="text1"/>
          <w:w w:val="99"/>
        </w:rPr>
      </w:pPr>
      <w:r>
        <w:rPr>
          <w:bCs/>
          <w:color w:val="000000" w:themeColor="text1"/>
          <w:w w:val="99"/>
        </w:rPr>
        <w:t xml:space="preserve">11.1 </w:t>
      </w:r>
      <w:r w:rsidR="00AC637D" w:rsidRPr="00D640F2">
        <w:rPr>
          <w:bCs/>
          <w:color w:val="000000" w:themeColor="text1"/>
          <w:w w:val="99"/>
        </w:rPr>
        <w:t>The Customer ma</w:t>
      </w:r>
      <w:r w:rsidR="00AC637D">
        <w:rPr>
          <w:bCs/>
          <w:color w:val="000000" w:themeColor="text1"/>
          <w:w w:val="99"/>
        </w:rPr>
        <w:t>y at any time</w:t>
      </w:r>
      <w:r w:rsidR="006966AC" w:rsidRPr="006966AC">
        <w:rPr>
          <w:bCs/>
          <w:color w:val="000000" w:themeColor="text1"/>
          <w:w w:val="99"/>
        </w:rPr>
        <w:t xml:space="preserve"> </w:t>
      </w:r>
      <w:r w:rsidR="006966AC" w:rsidRPr="00735D06">
        <w:rPr>
          <w:bCs/>
          <w:color w:val="000000" w:themeColor="text1"/>
          <w:w w:val="99"/>
        </w:rPr>
        <w:t>within the project delivery time</w:t>
      </w:r>
      <w:r w:rsidR="00AC637D">
        <w:rPr>
          <w:bCs/>
          <w:color w:val="000000" w:themeColor="text1"/>
          <w:w w:val="99"/>
        </w:rPr>
        <w:t>, by a written notice</w:t>
      </w:r>
      <w:r w:rsidR="00AC637D" w:rsidRPr="00D640F2">
        <w:rPr>
          <w:bCs/>
          <w:color w:val="000000" w:themeColor="text1"/>
          <w:w w:val="99"/>
        </w:rPr>
        <w:t xml:space="preserve"> given to the </w:t>
      </w:r>
      <w:r w:rsidR="00495B77">
        <w:rPr>
          <w:bCs/>
          <w:color w:val="000000" w:themeColor="text1"/>
          <w:w w:val="99"/>
        </w:rPr>
        <w:t>Supplier</w:t>
      </w:r>
      <w:r w:rsidR="006966AC">
        <w:rPr>
          <w:bCs/>
          <w:color w:val="000000" w:themeColor="text1"/>
          <w:w w:val="99"/>
        </w:rPr>
        <w:t xml:space="preserve"> and based on mutual agreement</w:t>
      </w:r>
      <w:r w:rsidR="00AC637D" w:rsidRPr="00D640F2">
        <w:rPr>
          <w:bCs/>
          <w:color w:val="000000" w:themeColor="text1"/>
          <w:w w:val="99"/>
        </w:rPr>
        <w:t xml:space="preserve"> can make changes, within the general scope of the Contract, such </w:t>
      </w:r>
      <w:r w:rsidR="00C01AFD" w:rsidRPr="00D640F2">
        <w:rPr>
          <w:bCs/>
          <w:color w:val="000000" w:themeColor="text1"/>
          <w:w w:val="99"/>
        </w:rPr>
        <w:t>as</w:t>
      </w:r>
      <w:r w:rsidR="00C01AFD">
        <w:rPr>
          <w:bCs/>
          <w:color w:val="000000" w:themeColor="text1"/>
          <w:w w:val="99"/>
        </w:rPr>
        <w:t>.</w:t>
      </w:r>
    </w:p>
    <w:p w14:paraId="61761146" w14:textId="77777777" w:rsidR="00AC637D" w:rsidRDefault="00AC637D" w:rsidP="008F04DE">
      <w:pPr>
        <w:pStyle w:val="ListParagraph"/>
        <w:numPr>
          <w:ilvl w:val="0"/>
          <w:numId w:val="8"/>
        </w:numPr>
        <w:tabs>
          <w:tab w:val="left" w:pos="-720"/>
        </w:tabs>
        <w:suppressAutoHyphens/>
        <w:spacing w:after="240" w:line="360" w:lineRule="auto"/>
        <w:ind w:right="-270"/>
        <w:rPr>
          <w:spacing w:val="-3"/>
        </w:rPr>
      </w:pPr>
      <w:r>
        <w:rPr>
          <w:spacing w:val="-3"/>
        </w:rPr>
        <w:t>Location or Site change from original plan</w:t>
      </w:r>
    </w:p>
    <w:p w14:paraId="09818672" w14:textId="77777777" w:rsidR="00AC637D" w:rsidRPr="0098276F" w:rsidRDefault="00AC637D" w:rsidP="008F04DE">
      <w:pPr>
        <w:pStyle w:val="ListParagraph"/>
        <w:numPr>
          <w:ilvl w:val="0"/>
          <w:numId w:val="8"/>
        </w:numPr>
        <w:tabs>
          <w:tab w:val="left" w:pos="-720"/>
        </w:tabs>
        <w:suppressAutoHyphens/>
        <w:spacing w:after="240" w:line="360" w:lineRule="auto"/>
        <w:ind w:right="-270"/>
        <w:rPr>
          <w:spacing w:val="-3"/>
        </w:rPr>
      </w:pPr>
      <w:r>
        <w:rPr>
          <w:spacing w:val="-3"/>
        </w:rPr>
        <w:t>T</w:t>
      </w:r>
      <w:r w:rsidRPr="0098276F">
        <w:rPr>
          <w:spacing w:val="-3"/>
        </w:rPr>
        <w:t>he place of delivery; or</w:t>
      </w:r>
    </w:p>
    <w:p w14:paraId="490F78FD" w14:textId="77777777" w:rsidR="00AC637D" w:rsidRDefault="00AC637D" w:rsidP="008F04DE">
      <w:pPr>
        <w:pStyle w:val="ListParagraph"/>
        <w:numPr>
          <w:ilvl w:val="0"/>
          <w:numId w:val="8"/>
        </w:numPr>
        <w:tabs>
          <w:tab w:val="left" w:pos="-720"/>
        </w:tabs>
        <w:suppressAutoHyphens/>
        <w:spacing w:after="240" w:line="360" w:lineRule="auto"/>
        <w:ind w:right="-270"/>
        <w:rPr>
          <w:spacing w:val="-3"/>
        </w:rPr>
      </w:pPr>
      <w:r w:rsidRPr="0098276F">
        <w:rPr>
          <w:spacing w:val="-3"/>
        </w:rPr>
        <w:t xml:space="preserve">The Services to be provided by the Service </w:t>
      </w:r>
      <w:r w:rsidR="00495B77">
        <w:rPr>
          <w:spacing w:val="-3"/>
        </w:rPr>
        <w:t>Supplier</w:t>
      </w:r>
      <w:r w:rsidRPr="0098276F">
        <w:rPr>
          <w:spacing w:val="-3"/>
        </w:rPr>
        <w:t>.</w:t>
      </w:r>
    </w:p>
    <w:p w14:paraId="71A156E0" w14:textId="77777777" w:rsidR="00AC637D" w:rsidRPr="00D640F2" w:rsidRDefault="00D8342A" w:rsidP="000358A2">
      <w:pPr>
        <w:spacing w:line="360" w:lineRule="auto"/>
        <w:ind w:right="-270"/>
        <w:rPr>
          <w:bCs/>
          <w:color w:val="000000" w:themeColor="text1"/>
          <w:w w:val="99"/>
        </w:rPr>
      </w:pPr>
      <w:r>
        <w:rPr>
          <w:bCs/>
          <w:color w:val="000000" w:themeColor="text1"/>
          <w:w w:val="99"/>
        </w:rPr>
        <w:t xml:space="preserve">11.2 </w:t>
      </w:r>
      <w:r w:rsidR="00AC637D" w:rsidRPr="00D640F2">
        <w:rPr>
          <w:bCs/>
          <w:color w:val="000000" w:themeColor="text1"/>
          <w:w w:val="99"/>
        </w:rPr>
        <w:t>If any su</w:t>
      </w:r>
      <w:r w:rsidR="00927281">
        <w:rPr>
          <w:bCs/>
          <w:color w:val="000000" w:themeColor="text1"/>
          <w:w w:val="99"/>
        </w:rPr>
        <w:t xml:space="preserve">ch change causes an increase </w:t>
      </w:r>
      <w:r w:rsidR="00AC637D" w:rsidRPr="00D640F2">
        <w:rPr>
          <w:bCs/>
          <w:color w:val="000000" w:themeColor="text1"/>
          <w:w w:val="99"/>
        </w:rPr>
        <w:t xml:space="preserve">in the cost of or the time required for, the </w:t>
      </w:r>
      <w:r w:rsidR="00495B77">
        <w:rPr>
          <w:bCs/>
          <w:color w:val="000000" w:themeColor="text1"/>
          <w:w w:val="99"/>
        </w:rPr>
        <w:t>Supplier</w:t>
      </w:r>
      <w:r w:rsidR="00AC637D" w:rsidRPr="00D640F2">
        <w:rPr>
          <w:bCs/>
          <w:color w:val="000000" w:themeColor="text1"/>
          <w:w w:val="99"/>
        </w:rPr>
        <w:t xml:space="preserve">'s performance of any part of the work under the Contract, an equitable adjustment shall be made in the Contract price or delivery schedule, or both, and the Contract shall accordingly be amended.  Any claims by the </w:t>
      </w:r>
      <w:r w:rsidR="00495B77">
        <w:rPr>
          <w:bCs/>
          <w:color w:val="000000" w:themeColor="text1"/>
          <w:w w:val="99"/>
        </w:rPr>
        <w:t>Supplier</w:t>
      </w:r>
      <w:r w:rsidR="00AC637D" w:rsidRPr="00D640F2">
        <w:rPr>
          <w:bCs/>
          <w:color w:val="000000" w:themeColor="text1"/>
          <w:w w:val="99"/>
        </w:rPr>
        <w:t xml:space="preserve"> for adjustment under this clause </w:t>
      </w:r>
      <w:r w:rsidR="00AC637D" w:rsidRPr="001361C0">
        <w:rPr>
          <w:bCs/>
          <w:color w:val="000000" w:themeColor="text1"/>
          <w:w w:val="99"/>
        </w:rPr>
        <w:t xml:space="preserve">must be </w:t>
      </w:r>
      <w:r w:rsidR="00AC637D" w:rsidRPr="0091735A">
        <w:rPr>
          <w:bCs/>
          <w:color w:val="000000" w:themeColor="text1"/>
          <w:w w:val="99"/>
        </w:rPr>
        <w:t>asserted from the date</w:t>
      </w:r>
      <w:r w:rsidR="00AC637D" w:rsidRPr="00D640F2">
        <w:rPr>
          <w:bCs/>
          <w:color w:val="000000" w:themeColor="text1"/>
          <w:w w:val="99"/>
        </w:rPr>
        <w:t xml:space="preserve"> of the </w:t>
      </w:r>
      <w:r w:rsidR="00495B77">
        <w:rPr>
          <w:bCs/>
          <w:color w:val="000000" w:themeColor="text1"/>
          <w:w w:val="99"/>
        </w:rPr>
        <w:t>Supplier</w:t>
      </w:r>
      <w:r w:rsidR="00AC637D" w:rsidRPr="00D640F2">
        <w:rPr>
          <w:bCs/>
          <w:color w:val="000000" w:themeColor="text1"/>
          <w:w w:val="99"/>
        </w:rPr>
        <w:t>'s receipt of the customer’s change order.</w:t>
      </w:r>
    </w:p>
    <w:p w14:paraId="558ECED4" w14:textId="77777777" w:rsidR="00AC637D" w:rsidRPr="00D8342A" w:rsidRDefault="00D8342A" w:rsidP="00C42422">
      <w:pPr>
        <w:pStyle w:val="Heading1"/>
      </w:pPr>
      <w:bookmarkStart w:id="37" w:name="_Toc136075618"/>
      <w:r w:rsidRPr="00D8342A">
        <w:lastRenderedPageBreak/>
        <w:t xml:space="preserve">12. </w:t>
      </w:r>
      <w:r w:rsidR="00AC637D" w:rsidRPr="00D8342A">
        <w:t>PATENT RIGHTS</w:t>
      </w:r>
      <w:bookmarkEnd w:id="37"/>
    </w:p>
    <w:p w14:paraId="62A173CE" w14:textId="77777777" w:rsidR="00D8342A" w:rsidRDefault="00D8342A" w:rsidP="000358A2">
      <w:pPr>
        <w:spacing w:line="360" w:lineRule="auto"/>
        <w:ind w:left="1450" w:right="-270"/>
        <w:rPr>
          <w:bCs/>
          <w:w w:val="99"/>
        </w:rPr>
      </w:pPr>
      <w:r>
        <w:rPr>
          <w:bCs/>
          <w:color w:val="000000" w:themeColor="text1"/>
          <w:w w:val="99"/>
        </w:rPr>
        <w:t xml:space="preserve">12.1 </w:t>
      </w:r>
      <w:r w:rsidR="00AC637D" w:rsidRPr="00AC34E4">
        <w:rPr>
          <w:bCs/>
          <w:color w:val="000000" w:themeColor="text1"/>
          <w:w w:val="99"/>
        </w:rPr>
        <w:t xml:space="preserve">The </w:t>
      </w:r>
      <w:r w:rsidR="00495B77">
        <w:rPr>
          <w:bCs/>
          <w:color w:val="000000" w:themeColor="text1"/>
          <w:w w:val="99"/>
        </w:rPr>
        <w:t>Supplier</w:t>
      </w:r>
      <w:r w:rsidR="00AC637D" w:rsidRPr="00AC34E4">
        <w:rPr>
          <w:bCs/>
          <w:color w:val="000000" w:themeColor="text1"/>
          <w:w w:val="99"/>
        </w:rPr>
        <w:t xml:space="preserve"> shall indemnify the Customer against all </w:t>
      </w:r>
      <w:r w:rsidR="00C01AFD" w:rsidRPr="00AC34E4">
        <w:rPr>
          <w:bCs/>
          <w:color w:val="000000" w:themeColor="text1"/>
          <w:w w:val="99"/>
        </w:rPr>
        <w:t>third-party</w:t>
      </w:r>
      <w:r w:rsidR="00AC637D" w:rsidRPr="00AC34E4">
        <w:rPr>
          <w:bCs/>
          <w:color w:val="000000" w:themeColor="text1"/>
          <w:w w:val="99"/>
        </w:rPr>
        <w:t xml:space="preserve"> claims of infringement of patent, trademark or industrial design rights arising from use of the Goods and/or the Service /Results part thereof by the Customer </w:t>
      </w:r>
      <w:proofErr w:type="gramStart"/>
      <w:r w:rsidR="00AC637D" w:rsidRPr="00AC34E4">
        <w:rPr>
          <w:bCs/>
          <w:w w:val="99"/>
        </w:rPr>
        <w:t>as long as</w:t>
      </w:r>
      <w:proofErr w:type="gramEnd"/>
      <w:r w:rsidR="00AC637D" w:rsidRPr="00AC34E4">
        <w:rPr>
          <w:bCs/>
          <w:w w:val="99"/>
        </w:rPr>
        <w:t xml:space="preserve"> the Customer uses the services and/or the goods as per the terms and conditions specified under this agreement.</w:t>
      </w:r>
    </w:p>
    <w:p w14:paraId="66E4890A" w14:textId="77777777" w:rsidR="00AC637D" w:rsidRDefault="00D8342A" w:rsidP="00774877">
      <w:pPr>
        <w:spacing w:line="360" w:lineRule="auto"/>
        <w:ind w:left="1450" w:right="-270"/>
        <w:rPr>
          <w:bCs/>
          <w:color w:val="000000" w:themeColor="text1"/>
          <w:w w:val="99"/>
        </w:rPr>
      </w:pPr>
      <w:r>
        <w:rPr>
          <w:bCs/>
          <w:color w:val="000000" w:themeColor="text1"/>
          <w:w w:val="99"/>
        </w:rPr>
        <w:t>12.</w:t>
      </w:r>
      <w:r w:rsidRPr="004F1049">
        <w:rPr>
          <w:bCs/>
          <w:color w:val="000000" w:themeColor="text1"/>
          <w:w w:val="99"/>
        </w:rPr>
        <w:t>2</w:t>
      </w:r>
      <w:r w:rsidR="002B4319" w:rsidRPr="004F1049">
        <w:rPr>
          <w:bCs/>
          <w:color w:val="000000" w:themeColor="text1"/>
          <w:w w:val="99"/>
        </w:rPr>
        <w:t xml:space="preserve"> </w:t>
      </w:r>
      <w:r w:rsidR="003016E5">
        <w:rPr>
          <w:bCs/>
          <w:color w:val="000000" w:themeColor="text1"/>
          <w:w w:val="99"/>
        </w:rPr>
        <w:t>The</w:t>
      </w:r>
      <w:r w:rsidR="00AC637D" w:rsidRPr="004F1049">
        <w:rPr>
          <w:bCs/>
          <w:color w:val="000000" w:themeColor="text1"/>
          <w:w w:val="99"/>
        </w:rPr>
        <w:t xml:space="preserve"> Customer</w:t>
      </w:r>
      <w:r w:rsidR="00AC637D" w:rsidRPr="00AC34E4">
        <w:rPr>
          <w:bCs/>
          <w:color w:val="000000" w:themeColor="text1"/>
          <w:w w:val="99"/>
        </w:rPr>
        <w:t xml:space="preserve"> shall give the </w:t>
      </w:r>
      <w:r w:rsidR="00495B77">
        <w:rPr>
          <w:bCs/>
          <w:color w:val="000000" w:themeColor="text1"/>
          <w:w w:val="99"/>
        </w:rPr>
        <w:t>Supplier</w:t>
      </w:r>
      <w:r w:rsidR="00AC637D" w:rsidRPr="00AC34E4">
        <w:rPr>
          <w:bCs/>
          <w:color w:val="000000" w:themeColor="text1"/>
          <w:w w:val="99"/>
        </w:rPr>
        <w:t xml:space="preserve"> prompt notice of any such suit and full opportunity to conduct the defense thereof.</w:t>
      </w:r>
    </w:p>
    <w:p w14:paraId="686A315A" w14:textId="3A4C7698" w:rsidR="00927281" w:rsidRDefault="00927281" w:rsidP="00927281">
      <w:pPr>
        <w:spacing w:line="360" w:lineRule="auto"/>
        <w:ind w:left="1450" w:right="-270"/>
        <w:rPr>
          <w:bCs/>
          <w:color w:val="000000" w:themeColor="text1"/>
          <w:w w:val="99"/>
        </w:rPr>
      </w:pPr>
      <w:r>
        <w:rPr>
          <w:bCs/>
          <w:color w:val="000000" w:themeColor="text1"/>
          <w:w w:val="99"/>
        </w:rPr>
        <w:t xml:space="preserve">12.3 </w:t>
      </w:r>
      <w:r w:rsidRPr="00927281">
        <w:rPr>
          <w:b/>
          <w:bCs/>
          <w:color w:val="000000" w:themeColor="text1"/>
          <w:w w:val="99"/>
        </w:rPr>
        <w:t>Intellectual Property Ownership</w:t>
      </w:r>
      <w:r w:rsidRPr="00927281">
        <w:rPr>
          <w:bCs/>
          <w:color w:val="000000" w:themeColor="text1"/>
          <w:w w:val="99"/>
        </w:rPr>
        <w:t xml:space="preserve">: All </w:t>
      </w:r>
      <w:r>
        <w:rPr>
          <w:bCs/>
          <w:color w:val="000000" w:themeColor="text1"/>
          <w:w w:val="99"/>
        </w:rPr>
        <w:t>software</w:t>
      </w:r>
      <w:r w:rsidRPr="00927281">
        <w:rPr>
          <w:bCs/>
          <w:color w:val="000000" w:themeColor="text1"/>
          <w:w w:val="99"/>
        </w:rPr>
        <w:t xml:space="preserve"> created or developed by the Supplier specifically for this project, including custom software, configurations, and documentation, shall be owned by </w:t>
      </w:r>
      <w:r w:rsidR="004D05B0">
        <w:rPr>
          <w:bCs/>
          <w:color w:val="000000" w:themeColor="text1"/>
          <w:w w:val="99"/>
        </w:rPr>
        <w:t>Customer</w:t>
      </w:r>
      <w:del w:id="38" w:author="Lemlem Dinku Besene" w:date="2025-08-29T19:46:00Z">
        <w:r w:rsidRPr="00927281" w:rsidDel="004D05B0">
          <w:rPr>
            <w:bCs/>
            <w:color w:val="000000" w:themeColor="text1"/>
            <w:w w:val="99"/>
          </w:rPr>
          <w:delText>t</w:delText>
        </w:r>
      </w:del>
      <w:r w:rsidRPr="00927281">
        <w:rPr>
          <w:bCs/>
          <w:color w:val="000000" w:themeColor="text1"/>
          <w:w w:val="99"/>
        </w:rPr>
        <w:t xml:space="preserve">. The Supplier retains rights to pre-existing </w:t>
      </w:r>
      <w:r>
        <w:rPr>
          <w:bCs/>
          <w:color w:val="000000" w:themeColor="text1"/>
          <w:w w:val="99"/>
        </w:rPr>
        <w:t>software</w:t>
      </w:r>
      <w:r w:rsidRPr="00927281">
        <w:rPr>
          <w:bCs/>
          <w:color w:val="000000" w:themeColor="text1"/>
          <w:w w:val="99"/>
        </w:rPr>
        <w:t xml:space="preserve">, with a perpetual, non-exclusive license </w:t>
      </w:r>
      <w:r w:rsidRPr="004D05B0">
        <w:rPr>
          <w:bCs/>
          <w:color w:val="000000" w:themeColor="text1"/>
          <w:w w:val="99"/>
        </w:rPr>
        <w:t>granted to</w:t>
      </w:r>
      <w:r w:rsidR="004D05B0">
        <w:rPr>
          <w:bCs/>
          <w:color w:val="000000" w:themeColor="text1"/>
          <w:w w:val="99"/>
        </w:rPr>
        <w:t xml:space="preserve"> </w:t>
      </w:r>
      <w:proofErr w:type="gramStart"/>
      <w:r w:rsidR="004D05B0">
        <w:rPr>
          <w:bCs/>
          <w:color w:val="000000" w:themeColor="text1"/>
          <w:w w:val="99"/>
        </w:rPr>
        <w:t xml:space="preserve">Customer </w:t>
      </w:r>
      <w:r w:rsidRPr="004D05B0">
        <w:rPr>
          <w:bCs/>
          <w:color w:val="000000" w:themeColor="text1"/>
          <w:w w:val="99"/>
        </w:rPr>
        <w:t xml:space="preserve"> </w:t>
      </w:r>
      <w:r w:rsidR="00EC6F14" w:rsidRPr="004D05B0">
        <w:rPr>
          <w:bCs/>
          <w:color w:val="000000" w:themeColor="text1"/>
          <w:w w:val="99"/>
        </w:rPr>
        <w:t>for</w:t>
      </w:r>
      <w:proofErr w:type="gramEnd"/>
      <w:r w:rsidRPr="004D05B0">
        <w:rPr>
          <w:bCs/>
          <w:color w:val="000000" w:themeColor="text1"/>
          <w:w w:val="99"/>
        </w:rPr>
        <w:t xml:space="preserve"> its use.</w:t>
      </w:r>
    </w:p>
    <w:p w14:paraId="4CF4390A" w14:textId="77777777" w:rsidR="00C853EF" w:rsidRPr="00B60B72" w:rsidRDefault="00C853EF" w:rsidP="00927281">
      <w:pPr>
        <w:spacing w:line="360" w:lineRule="auto"/>
        <w:ind w:left="1450" w:right="-270"/>
        <w:rPr>
          <w:bCs/>
          <w:color w:val="000000" w:themeColor="text1"/>
          <w:w w:val="99"/>
        </w:rPr>
      </w:pPr>
    </w:p>
    <w:p w14:paraId="503D0B53" w14:textId="77777777" w:rsidR="00AC637D" w:rsidRPr="00D8342A" w:rsidRDefault="00D8342A" w:rsidP="00C42422">
      <w:pPr>
        <w:pStyle w:val="Heading1"/>
      </w:pPr>
      <w:bookmarkStart w:id="39" w:name="_Toc136075619"/>
      <w:r w:rsidRPr="00D8342A">
        <w:t xml:space="preserve">13. </w:t>
      </w:r>
      <w:r w:rsidR="00AC637D" w:rsidRPr="00D8342A">
        <w:t>CONFIDENTIALITY</w:t>
      </w:r>
      <w:bookmarkEnd w:id="39"/>
    </w:p>
    <w:p w14:paraId="50E84F0F" w14:textId="77777777" w:rsidR="00AC637D" w:rsidRPr="00AC34E4" w:rsidRDefault="00D8342A" w:rsidP="008159CD">
      <w:pPr>
        <w:spacing w:line="360" w:lineRule="auto"/>
        <w:ind w:left="0" w:right="-270" w:firstLine="0"/>
        <w:rPr>
          <w:b/>
          <w:color w:val="000000" w:themeColor="text1"/>
          <w:w w:val="99"/>
        </w:rPr>
      </w:pPr>
      <w:r>
        <w:rPr>
          <w:b/>
          <w:color w:val="000000" w:themeColor="text1"/>
          <w:w w:val="99"/>
        </w:rPr>
        <w:t xml:space="preserve">13.1 </w:t>
      </w:r>
      <w:r w:rsidR="00AC637D" w:rsidRPr="00AC34E4">
        <w:rPr>
          <w:b/>
          <w:color w:val="000000" w:themeColor="text1"/>
          <w:w w:val="99"/>
        </w:rPr>
        <w:t xml:space="preserve">DEFINITIONS </w:t>
      </w:r>
    </w:p>
    <w:p w14:paraId="7B2DDF77" w14:textId="77777777" w:rsidR="00AC637D" w:rsidRPr="00C853EF" w:rsidRDefault="00D8342A" w:rsidP="00C853EF">
      <w:pPr>
        <w:spacing w:line="360" w:lineRule="auto"/>
        <w:ind w:right="-270"/>
        <w:rPr>
          <w:bCs/>
          <w:color w:val="000000" w:themeColor="text1"/>
          <w:w w:val="99"/>
        </w:rPr>
      </w:pPr>
      <w:r>
        <w:rPr>
          <w:bCs/>
          <w:color w:val="000000" w:themeColor="text1"/>
          <w:w w:val="99"/>
        </w:rPr>
        <w:t xml:space="preserve">13.1.1 </w:t>
      </w:r>
      <w:r w:rsidR="00AC637D">
        <w:rPr>
          <w:bCs/>
          <w:color w:val="000000" w:themeColor="text1"/>
          <w:w w:val="99"/>
        </w:rPr>
        <w:t>C</w:t>
      </w:r>
      <w:r w:rsidR="00AC637D" w:rsidRPr="00B60B72">
        <w:rPr>
          <w:bCs/>
          <w:color w:val="000000" w:themeColor="text1"/>
          <w:w w:val="99"/>
        </w:rPr>
        <w:t>onfidential Information shall mean regardless of the form, any technical, financial, organizational, commercial and any other information concerning the Parties and their activity which is unknown to third persons and by virtue of its being unknown has an actual or potential commercial value, including (without limitation) information on the persons in Contractual relationship with the Parties, Contractual conditions, reports, images, technical plans, formulas, algorithms, methods,</w:t>
      </w:r>
      <w:r w:rsidR="00AC637D" w:rsidRPr="00C853EF">
        <w:rPr>
          <w:bCs/>
          <w:color w:val="000000" w:themeColor="text1"/>
          <w:w w:val="99"/>
        </w:rPr>
        <w:t xml:space="preserve"> </w:t>
      </w:r>
      <w:r w:rsidR="00AC637D" w:rsidRPr="00B60B72">
        <w:rPr>
          <w:bCs/>
          <w:color w:val="000000" w:themeColor="text1"/>
          <w:w w:val="99"/>
        </w:rPr>
        <w:t xml:space="preserve">equipment, models, patterns, processes, compilations of data, customer data, files, software, computer programs, business techniques, know-how, names of customers, available, planned or proposed products, marketing methods and business plans, forecasts, projections and analyses, financial information and prices, procedures, products, Services, inventions, patents, industrial patterns, utility models, copyrights,  the prices the Parties obtain or have obtained for Services they render or buy and/or the products they </w:t>
      </w:r>
      <w:r w:rsidR="00AC637D" w:rsidRPr="00B60B72">
        <w:rPr>
          <w:bCs/>
          <w:color w:val="000000" w:themeColor="text1"/>
          <w:w w:val="99"/>
        </w:rPr>
        <w:lastRenderedPageBreak/>
        <w:t>sell or buy and any other information, written or otherwise, concerning the business of the Parties, their manner of operation, their plans, employees as well as information which has confidential nature and has the possibility to have an influence on the development and successful conduct of the Parties’ business and which enables the Parties to compete successfully in their business.</w:t>
      </w:r>
    </w:p>
    <w:p w14:paraId="29E2E373" w14:textId="77777777" w:rsidR="00AC637D" w:rsidRDefault="00D8342A" w:rsidP="000358A2">
      <w:pPr>
        <w:spacing w:line="360" w:lineRule="auto"/>
        <w:ind w:right="-270"/>
        <w:rPr>
          <w:bCs/>
          <w:color w:val="000000" w:themeColor="text1"/>
          <w:w w:val="99"/>
        </w:rPr>
      </w:pPr>
      <w:r>
        <w:rPr>
          <w:bCs/>
          <w:color w:val="000000" w:themeColor="text1"/>
          <w:w w:val="99"/>
        </w:rPr>
        <w:t xml:space="preserve">13.1.2 </w:t>
      </w:r>
      <w:r w:rsidR="00AC637D" w:rsidRPr="00AC34E4">
        <w:rPr>
          <w:bCs/>
          <w:color w:val="000000" w:themeColor="text1"/>
          <w:w w:val="99"/>
        </w:rPr>
        <w:t>Notwithstanding</w:t>
      </w:r>
      <w:r w:rsidR="00AC637D" w:rsidRPr="00B60B72">
        <w:rPr>
          <w:bCs/>
          <w:color w:val="000000" w:themeColor="text1"/>
          <w:w w:val="99"/>
        </w:rPr>
        <w:t xml:space="preserve"> the foregoing provisions of this Section, Confidential Information shall exclude information that: (</w:t>
      </w:r>
      <w:proofErr w:type="spellStart"/>
      <w:r w:rsidR="00AC637D" w:rsidRPr="00B60B72">
        <w:rPr>
          <w:bCs/>
          <w:color w:val="000000" w:themeColor="text1"/>
          <w:w w:val="99"/>
        </w:rPr>
        <w:t>i</w:t>
      </w:r>
      <w:proofErr w:type="spellEnd"/>
      <w:r w:rsidR="00AC637D" w:rsidRPr="00B60B72">
        <w:rPr>
          <w:bCs/>
          <w:color w:val="000000" w:themeColor="text1"/>
          <w:w w:val="99"/>
        </w:rPr>
        <w:t xml:space="preserve">) was in the Receiving Party’s possession before receipt from the Disclosing Party and obtained from a source other than the Disclosing Party and other than through the prior relationship of the Disclosing Party and the Receiving Party before the Separation Date; (ii) is or becomes a matter of public knowledge through no fault of the Receiving Party; (iii) is rightfully received by the Receiving Party from a Third Party without a duty of confidentiality; (iv) is disclosed by the Disclosing Party to a Third Party without a duty of confidentiality on the Third Party; (v) is independently developed by the Receiving Party; or (vi) is disclosed by the Receiving Party with the Disclosing Party’s prior written approval. </w:t>
      </w:r>
    </w:p>
    <w:p w14:paraId="003C7924" w14:textId="77777777" w:rsidR="000401D3" w:rsidRPr="000401D3" w:rsidRDefault="000401D3" w:rsidP="000358A2">
      <w:pPr>
        <w:spacing w:line="360" w:lineRule="auto"/>
        <w:ind w:right="-270"/>
        <w:rPr>
          <w:bCs/>
          <w:color w:val="000000" w:themeColor="text1"/>
          <w:w w:val="99"/>
          <w:sz w:val="10"/>
        </w:rPr>
      </w:pPr>
    </w:p>
    <w:p w14:paraId="2AFFFCB2" w14:textId="77777777" w:rsidR="00AC637D" w:rsidRPr="00AC34E4" w:rsidRDefault="00D8342A" w:rsidP="00C42422">
      <w:pPr>
        <w:pStyle w:val="Heading1"/>
        <w:rPr>
          <w:w w:val="99"/>
        </w:rPr>
      </w:pPr>
      <w:r>
        <w:rPr>
          <w:w w:val="99"/>
        </w:rPr>
        <w:t xml:space="preserve">14. </w:t>
      </w:r>
      <w:r w:rsidR="00AC637D" w:rsidRPr="00AC34E4">
        <w:rPr>
          <w:w w:val="99"/>
        </w:rPr>
        <w:t>CONFIDENTIALITY OF INFORMATION</w:t>
      </w:r>
    </w:p>
    <w:p w14:paraId="398E0F5C" w14:textId="77777777" w:rsidR="00AC637D" w:rsidRPr="00B60B72" w:rsidRDefault="00D8342A" w:rsidP="00C853EF">
      <w:pPr>
        <w:spacing w:line="360" w:lineRule="auto"/>
        <w:ind w:right="-270"/>
        <w:rPr>
          <w:b/>
          <w:color w:val="000000" w:themeColor="text1"/>
          <w:w w:val="99"/>
        </w:rPr>
      </w:pPr>
      <w:r>
        <w:rPr>
          <w:bCs/>
          <w:color w:val="000000" w:themeColor="text1"/>
          <w:w w:val="99"/>
        </w:rPr>
        <w:t xml:space="preserve">14.1 </w:t>
      </w:r>
      <w:r w:rsidR="00AC637D" w:rsidRPr="00AC34E4">
        <w:rPr>
          <w:bCs/>
          <w:color w:val="000000" w:themeColor="text1"/>
          <w:w w:val="99"/>
        </w:rPr>
        <w:t>During the Confidentiality Period, the Receiving Party shall (</w:t>
      </w:r>
      <w:proofErr w:type="spellStart"/>
      <w:r w:rsidR="00AC637D" w:rsidRPr="00AC34E4">
        <w:rPr>
          <w:bCs/>
          <w:color w:val="000000" w:themeColor="text1"/>
          <w:w w:val="99"/>
        </w:rPr>
        <w:t>i</w:t>
      </w:r>
      <w:proofErr w:type="spellEnd"/>
      <w:r w:rsidR="00AC637D" w:rsidRPr="00AC34E4">
        <w:rPr>
          <w:bCs/>
          <w:color w:val="000000" w:themeColor="text1"/>
          <w:w w:val="99"/>
        </w:rPr>
        <w:t>) protect the Confidential Information of the Disclosing</w:t>
      </w:r>
      <w:r w:rsidR="00AC637D" w:rsidRPr="00B60B72">
        <w:rPr>
          <w:bCs/>
          <w:color w:val="000000" w:themeColor="text1"/>
          <w:w w:val="99"/>
        </w:rPr>
        <w:t xml:space="preserve"> Party by using the same degree of care to prevent the unauthorized use, dissemination, or publication of the Confidential Information, (ii) not use such Confidential Information in violation of any use restriction in this Contract , (iii) not disclose such Confidential Information to any Third Party, except as expressly permitted under this Agreement,</w:t>
      </w:r>
      <w:r w:rsidR="00927281">
        <w:rPr>
          <w:bCs/>
          <w:color w:val="000000" w:themeColor="text1"/>
          <w:w w:val="99"/>
        </w:rPr>
        <w:t xml:space="preserve"> or by Court order,</w:t>
      </w:r>
      <w:r w:rsidR="00AC637D" w:rsidRPr="00B60B72">
        <w:rPr>
          <w:bCs/>
          <w:color w:val="000000" w:themeColor="text1"/>
          <w:w w:val="99"/>
        </w:rPr>
        <w:t xml:space="preserve"> in the Transaction Agreements or in any other agreements entered into between the parties in writing, without prior written consent of the Disclosing Party. </w:t>
      </w:r>
    </w:p>
    <w:p w14:paraId="19F0045B" w14:textId="77777777" w:rsidR="00AC637D" w:rsidRPr="00AC34E4" w:rsidRDefault="00D8342A" w:rsidP="000358A2">
      <w:pPr>
        <w:spacing w:line="360" w:lineRule="auto"/>
        <w:ind w:right="-270"/>
        <w:rPr>
          <w:b/>
          <w:color w:val="000000" w:themeColor="text1"/>
          <w:w w:val="99"/>
        </w:rPr>
      </w:pPr>
      <w:r>
        <w:rPr>
          <w:bCs/>
          <w:color w:val="000000" w:themeColor="text1"/>
          <w:w w:val="99"/>
        </w:rPr>
        <w:t xml:space="preserve">14.2 </w:t>
      </w:r>
      <w:r w:rsidR="00AC637D" w:rsidRPr="00AC34E4">
        <w:rPr>
          <w:bCs/>
          <w:color w:val="000000" w:themeColor="text1"/>
          <w:w w:val="99"/>
        </w:rPr>
        <w:t>The Confidentiality Period shall remain effective throughout the term of the Contract and remain in effective for 2 years after the contract</w:t>
      </w:r>
      <w:r w:rsidR="00AC637D" w:rsidRPr="00AC34E4">
        <w:rPr>
          <w:bCs/>
          <w:color w:val="FF0000"/>
          <w:w w:val="99"/>
        </w:rPr>
        <w:t xml:space="preserve"> </w:t>
      </w:r>
      <w:r w:rsidR="00AC637D" w:rsidRPr="00AC34E4">
        <w:rPr>
          <w:bCs/>
          <w:color w:val="000000" w:themeColor="text1"/>
          <w:w w:val="99"/>
        </w:rPr>
        <w:t>termination.</w:t>
      </w:r>
    </w:p>
    <w:p w14:paraId="27E3D8EC" w14:textId="77777777" w:rsidR="00AC637D" w:rsidRPr="00B60B72" w:rsidRDefault="00B21B6C" w:rsidP="000358A2">
      <w:pPr>
        <w:spacing w:line="360" w:lineRule="auto"/>
        <w:ind w:right="-270"/>
        <w:rPr>
          <w:bCs/>
          <w:color w:val="000000" w:themeColor="text1"/>
          <w:w w:val="99"/>
        </w:rPr>
      </w:pPr>
      <w:r w:rsidRPr="00AC34E4">
        <w:rPr>
          <w:bCs/>
          <w:color w:val="000000" w:themeColor="text1"/>
          <w:w w:val="99"/>
        </w:rPr>
        <w:lastRenderedPageBreak/>
        <w:t>1</w:t>
      </w:r>
      <w:r>
        <w:rPr>
          <w:bCs/>
          <w:color w:val="000000" w:themeColor="text1"/>
          <w:w w:val="99"/>
        </w:rPr>
        <w:t xml:space="preserve">4.3 </w:t>
      </w:r>
      <w:r w:rsidRPr="00AC34E4">
        <w:rPr>
          <w:bCs/>
          <w:color w:val="000000" w:themeColor="text1"/>
          <w:w w:val="99"/>
        </w:rPr>
        <w:t>If</w:t>
      </w:r>
      <w:r w:rsidR="00AC637D" w:rsidRPr="00AC34E4">
        <w:rPr>
          <w:bCs/>
          <w:color w:val="000000" w:themeColor="text1"/>
          <w:w w:val="99"/>
        </w:rPr>
        <w:t xml:space="preserve"> the Receiving Party or any of its respective Subsidiaries believes that it will be compelled by a court or other authority to disclose Confidential Information of the Disclosing Party, it shall (</w:t>
      </w:r>
      <w:proofErr w:type="spellStart"/>
      <w:r w:rsidR="00AC637D" w:rsidRPr="00AC34E4">
        <w:rPr>
          <w:bCs/>
          <w:color w:val="000000" w:themeColor="text1"/>
          <w:w w:val="99"/>
        </w:rPr>
        <w:t>i</w:t>
      </w:r>
      <w:proofErr w:type="spellEnd"/>
      <w:r w:rsidR="00AC637D" w:rsidRPr="00AC34E4">
        <w:rPr>
          <w:bCs/>
          <w:color w:val="000000" w:themeColor="text1"/>
          <w:w w:val="99"/>
        </w:rPr>
        <w:t>) give</w:t>
      </w:r>
      <w:r w:rsidR="00AC637D" w:rsidRPr="00B60B72">
        <w:rPr>
          <w:bCs/>
          <w:color w:val="000000" w:themeColor="text1"/>
          <w:w w:val="99"/>
        </w:rPr>
        <w:t xml:space="preserve"> the Disclosing Party prompt written notice so that the Disclosing Party may take steps to oppose such disclosure, and (ii) cooperate with the Disclosing Party in its attempts to oppose such disclosure. If the Receiving Party complies with the above, it shall not be prohibited from complying with such requirement to disclose but shall take all reasonable steps to make such disclosure subject to a suitable protective order or otherwise prevent unrestricted or public disclosure. </w:t>
      </w:r>
    </w:p>
    <w:p w14:paraId="6B05A29C" w14:textId="77777777" w:rsidR="00AC637D" w:rsidRPr="00C42422" w:rsidRDefault="00D8342A" w:rsidP="000358A2">
      <w:pPr>
        <w:spacing w:line="360" w:lineRule="auto"/>
        <w:ind w:right="-270"/>
        <w:rPr>
          <w:color w:val="000000" w:themeColor="text1"/>
          <w:w w:val="99"/>
        </w:rPr>
      </w:pPr>
      <w:r w:rsidRPr="00C42422">
        <w:rPr>
          <w:color w:val="000000" w:themeColor="text1"/>
          <w:w w:val="99"/>
        </w:rPr>
        <w:t>14.4 CONFIDENTIALITY</w:t>
      </w:r>
      <w:r w:rsidR="00AC637D" w:rsidRPr="00C42422">
        <w:rPr>
          <w:color w:val="000000" w:themeColor="text1"/>
          <w:w w:val="99"/>
        </w:rPr>
        <w:t xml:space="preserve"> OF THE AGREEMENT </w:t>
      </w:r>
    </w:p>
    <w:p w14:paraId="523C2272" w14:textId="77777777" w:rsidR="000401D3" w:rsidRPr="00AC34E4" w:rsidRDefault="00C853EF" w:rsidP="00C22D56">
      <w:pPr>
        <w:tabs>
          <w:tab w:val="left" w:pos="90"/>
        </w:tabs>
        <w:spacing w:line="360" w:lineRule="auto"/>
        <w:ind w:right="-270"/>
        <w:rPr>
          <w:bCs/>
          <w:color w:val="000000" w:themeColor="text1"/>
          <w:w w:val="99"/>
        </w:rPr>
      </w:pPr>
      <w:r>
        <w:rPr>
          <w:bCs/>
          <w:color w:val="000000" w:themeColor="text1"/>
          <w:w w:val="99"/>
        </w:rPr>
        <w:tab/>
      </w:r>
      <w:r w:rsidR="00AC637D" w:rsidRPr="00AC34E4">
        <w:rPr>
          <w:bCs/>
          <w:color w:val="000000" w:themeColor="text1"/>
          <w:w w:val="99"/>
        </w:rPr>
        <w:t>Each party agrees that the terms and conditions of this Agreement shall be treated as Confidential Information and that neither party will disclose such terms or conditions to any third Party without the prior written consent of the other party, provided, however, that each party may disclose such terms and conditions of this agreements on the exceptional grounds such as request of a body for which either party is to report.</w:t>
      </w:r>
    </w:p>
    <w:p w14:paraId="68025F48" w14:textId="77777777" w:rsidR="00AC637D" w:rsidRPr="00C853EF" w:rsidRDefault="00AC637D" w:rsidP="000358A2">
      <w:pPr>
        <w:spacing w:line="360" w:lineRule="auto"/>
        <w:ind w:right="-270"/>
        <w:rPr>
          <w:color w:val="000000" w:themeColor="text1"/>
          <w:w w:val="99"/>
        </w:rPr>
      </w:pPr>
      <w:r w:rsidRPr="00C853EF">
        <w:rPr>
          <w:color w:val="000000" w:themeColor="text1"/>
          <w:w w:val="99"/>
        </w:rPr>
        <w:t>1</w:t>
      </w:r>
      <w:r w:rsidR="00151338" w:rsidRPr="00C853EF">
        <w:rPr>
          <w:color w:val="000000" w:themeColor="text1"/>
          <w:w w:val="99"/>
        </w:rPr>
        <w:t xml:space="preserve">4.5 </w:t>
      </w:r>
      <w:r w:rsidRPr="00C853EF">
        <w:rPr>
          <w:color w:val="000000" w:themeColor="text1"/>
          <w:w w:val="99"/>
        </w:rPr>
        <w:t xml:space="preserve"> </w:t>
      </w:r>
      <w:r w:rsidR="000401D3" w:rsidRPr="00C853EF">
        <w:rPr>
          <w:color w:val="000000" w:themeColor="text1"/>
          <w:w w:val="99"/>
        </w:rPr>
        <w:t xml:space="preserve">  </w:t>
      </w:r>
      <w:r w:rsidRPr="00C853EF">
        <w:rPr>
          <w:color w:val="000000" w:themeColor="text1"/>
          <w:w w:val="99"/>
        </w:rPr>
        <w:t xml:space="preserve">USE OF THE DOCUMENTS </w:t>
      </w:r>
    </w:p>
    <w:p w14:paraId="3E0E2E44" w14:textId="77777777" w:rsidR="00151338" w:rsidRDefault="00151338" w:rsidP="000358A2">
      <w:pPr>
        <w:spacing w:line="360" w:lineRule="auto"/>
        <w:ind w:left="1450" w:right="-270"/>
        <w:rPr>
          <w:bCs/>
          <w:color w:val="000000" w:themeColor="text1"/>
          <w:w w:val="99"/>
        </w:rPr>
      </w:pPr>
      <w:r>
        <w:rPr>
          <w:bCs/>
          <w:color w:val="000000" w:themeColor="text1"/>
          <w:w w:val="99"/>
        </w:rPr>
        <w:t xml:space="preserve">14.5.1 </w:t>
      </w:r>
      <w:r w:rsidR="00AC637D" w:rsidRPr="00AC34E4">
        <w:rPr>
          <w:bCs/>
          <w:color w:val="000000" w:themeColor="text1"/>
          <w:w w:val="99"/>
        </w:rPr>
        <w:t xml:space="preserve">Each party shall not, without the party’s prior written consent, disclose the Contract, or any provision thereof, or any specification, plan, drawing, pattern, maple or information furnished by or on behalf of the Customer in connection therewith, to any person other than a person employed by the </w:t>
      </w:r>
      <w:r w:rsidR="00495B77">
        <w:rPr>
          <w:bCs/>
          <w:color w:val="000000" w:themeColor="text1"/>
          <w:w w:val="99"/>
        </w:rPr>
        <w:t>Supplier</w:t>
      </w:r>
      <w:r w:rsidR="00AC637D" w:rsidRPr="00AC34E4">
        <w:rPr>
          <w:bCs/>
          <w:color w:val="000000" w:themeColor="text1"/>
          <w:w w:val="99"/>
        </w:rPr>
        <w:t xml:space="preserve"> or the Customer in the performance of the Contract.  Disclosure to</w:t>
      </w:r>
      <w:r w:rsidR="00AC637D" w:rsidRPr="00B60B72">
        <w:rPr>
          <w:bCs/>
          <w:color w:val="000000" w:themeColor="text1"/>
          <w:w w:val="99"/>
        </w:rPr>
        <w:t xml:space="preserve"> </w:t>
      </w:r>
      <w:r w:rsidR="00AC637D" w:rsidRPr="00AC34E4">
        <w:rPr>
          <w:bCs/>
          <w:color w:val="000000" w:themeColor="text1"/>
          <w:w w:val="99"/>
        </w:rPr>
        <w:t>any such employed person shall be made in confidence and shall extend only so far as may be necessary for purposes of such performance.</w:t>
      </w:r>
    </w:p>
    <w:p w14:paraId="4111A9C4" w14:textId="77777777" w:rsidR="00AC637D" w:rsidRPr="00D640F2" w:rsidRDefault="00151338" w:rsidP="000358A2">
      <w:pPr>
        <w:spacing w:line="360" w:lineRule="auto"/>
        <w:ind w:left="1450" w:right="-270"/>
        <w:rPr>
          <w:bCs/>
          <w:color w:val="000000" w:themeColor="text1"/>
          <w:w w:val="99"/>
        </w:rPr>
      </w:pPr>
      <w:r>
        <w:rPr>
          <w:bCs/>
          <w:color w:val="000000" w:themeColor="text1"/>
          <w:w w:val="99"/>
        </w:rPr>
        <w:t xml:space="preserve">14.5.2 </w:t>
      </w:r>
      <w:r w:rsidR="00AC637D" w:rsidRPr="00AC34E4">
        <w:rPr>
          <w:bCs/>
          <w:w w:val="99"/>
        </w:rPr>
        <w:t xml:space="preserve">Each party shall </w:t>
      </w:r>
      <w:r w:rsidR="00AC637D" w:rsidRPr="00AC34E4">
        <w:rPr>
          <w:bCs/>
          <w:color w:val="000000" w:themeColor="text1"/>
          <w:w w:val="99"/>
        </w:rPr>
        <w:t xml:space="preserve">not, without the </w:t>
      </w:r>
      <w:r w:rsidR="00AC637D" w:rsidRPr="00AC34E4">
        <w:rPr>
          <w:bCs/>
          <w:w w:val="99"/>
        </w:rPr>
        <w:t>other party’s</w:t>
      </w:r>
      <w:r w:rsidR="00AC637D" w:rsidRPr="00AC34E4">
        <w:rPr>
          <w:bCs/>
          <w:color w:val="000000" w:themeColor="text1"/>
          <w:w w:val="99"/>
        </w:rPr>
        <w:t xml:space="preserve"> prior written consent, make use of any document or information enumerated in the above sub clause except for purposes of performing the Contract.</w:t>
      </w:r>
    </w:p>
    <w:p w14:paraId="5DAA8D7B" w14:textId="77777777" w:rsidR="00AC637D" w:rsidRPr="00B60B72" w:rsidRDefault="00AC637D" w:rsidP="00774877">
      <w:pPr>
        <w:spacing w:after="0" w:line="360" w:lineRule="auto"/>
        <w:ind w:left="0" w:right="-270" w:firstLine="0"/>
        <w:rPr>
          <w:bCs/>
          <w:color w:val="000000" w:themeColor="text1"/>
          <w:w w:val="99"/>
        </w:rPr>
      </w:pPr>
    </w:p>
    <w:p w14:paraId="73029A3F" w14:textId="77777777" w:rsidR="00AC637D" w:rsidRPr="00151338" w:rsidRDefault="00151338" w:rsidP="00C42422">
      <w:pPr>
        <w:pStyle w:val="Heading1"/>
      </w:pPr>
      <w:bookmarkStart w:id="40" w:name="_Toc136075620"/>
      <w:r w:rsidRPr="00151338">
        <w:lastRenderedPageBreak/>
        <w:t xml:space="preserve">15. </w:t>
      </w:r>
      <w:r w:rsidR="00AC637D" w:rsidRPr="00151338">
        <w:t>FORCE MAJEURE EVENTS</w:t>
      </w:r>
      <w:bookmarkEnd w:id="40"/>
      <w:r w:rsidR="00AC637D" w:rsidRPr="00151338">
        <w:t xml:space="preserve"> </w:t>
      </w:r>
    </w:p>
    <w:p w14:paraId="45E458AD" w14:textId="77777777" w:rsidR="00CA3622" w:rsidRDefault="00CA3622" w:rsidP="000358A2">
      <w:pPr>
        <w:spacing w:after="0" w:line="360" w:lineRule="auto"/>
        <w:ind w:left="1080" w:right="-270"/>
        <w:rPr>
          <w:rFonts w:eastAsia="Calibri"/>
          <w:bCs/>
          <w:color w:val="000000" w:themeColor="text1"/>
        </w:rPr>
      </w:pPr>
      <w:r>
        <w:rPr>
          <w:rFonts w:eastAsia="Calibri"/>
          <w:bCs/>
          <w:color w:val="000000" w:themeColor="text1"/>
        </w:rPr>
        <w:t xml:space="preserve">15.1 </w:t>
      </w:r>
      <w:r w:rsidR="00AC637D" w:rsidRPr="00AC34E4">
        <w:rPr>
          <w:rFonts w:eastAsia="Calibri"/>
          <w:bCs/>
          <w:color w:val="000000" w:themeColor="text1"/>
        </w:rPr>
        <w:t>Neither Party shall be liable for any delay in or failure of performance hereunder (other than</w:t>
      </w:r>
      <w:r w:rsidR="0020484B">
        <w:rPr>
          <w:rFonts w:eastAsia="Calibri"/>
          <w:bCs/>
          <w:color w:val="000000" w:themeColor="text1"/>
        </w:rPr>
        <w:t xml:space="preserve"> Customer’s payment obligations</w:t>
      </w:r>
      <w:r w:rsidR="00AC637D" w:rsidRPr="00AC34E4">
        <w:rPr>
          <w:rFonts w:eastAsia="Calibri"/>
          <w:bCs/>
          <w:color w:val="000000" w:themeColor="text1"/>
        </w:rPr>
        <w:t>) due to causes beyond such Party’s reasonable control including, but not limited to, acts of God, fire, flood, earthquake, ice storms, wind storms, or other sever weather events, explosion, vandalism, cable cut, terrorist acts, insurrection, riots or other civil unrest, national or regional emergency, unavailability of rights-of-way, a governmental authority’s failure to timely act, inability to obtain equipment, material or other supplies due to strike, lockout or work stoppage, or any law, order, regulation,</w:t>
      </w:r>
      <w:r w:rsidR="003016E5">
        <w:rPr>
          <w:rFonts w:eastAsia="Calibri"/>
          <w:bCs/>
          <w:color w:val="000000" w:themeColor="text1"/>
        </w:rPr>
        <w:t xml:space="preserve"> </w:t>
      </w:r>
      <w:r w:rsidR="00AC637D" w:rsidRPr="00AC34E4">
        <w:rPr>
          <w:rFonts w:eastAsia="Calibri"/>
          <w:bCs/>
          <w:color w:val="000000" w:themeColor="text1"/>
        </w:rPr>
        <w:t>direction, action or request of any civil or military governmental authority (each, a</w:t>
      </w:r>
      <w:r w:rsidR="003016E5">
        <w:rPr>
          <w:rFonts w:eastAsia="Calibri"/>
          <w:bCs/>
          <w:color w:val="000000" w:themeColor="text1"/>
        </w:rPr>
        <w:t xml:space="preserve"> “Force Majeure Event”).</w:t>
      </w:r>
    </w:p>
    <w:p w14:paraId="642AAD00" w14:textId="77777777" w:rsidR="00AC637D" w:rsidRPr="00B60B72" w:rsidRDefault="00CA3622" w:rsidP="000358A2">
      <w:pPr>
        <w:spacing w:after="0" w:line="360" w:lineRule="auto"/>
        <w:ind w:left="1080" w:right="-270"/>
        <w:rPr>
          <w:rFonts w:eastAsia="Calibri"/>
          <w:bCs/>
          <w:color w:val="000000" w:themeColor="text1"/>
        </w:rPr>
      </w:pPr>
      <w:r>
        <w:rPr>
          <w:rFonts w:eastAsia="Calibri"/>
          <w:bCs/>
          <w:color w:val="000000" w:themeColor="text1"/>
        </w:rPr>
        <w:t xml:space="preserve">15.2 </w:t>
      </w:r>
      <w:r w:rsidR="001323F8">
        <w:rPr>
          <w:rFonts w:eastAsia="Calibri"/>
          <w:bCs/>
          <w:color w:val="000000" w:themeColor="text1"/>
        </w:rPr>
        <w:t xml:space="preserve"> </w:t>
      </w:r>
      <w:r w:rsidR="00AC637D" w:rsidRPr="00AC34E4">
        <w:rPr>
          <w:rFonts w:eastAsia="Calibri"/>
          <w:bCs/>
          <w:color w:val="000000" w:themeColor="text1"/>
        </w:rPr>
        <w:t xml:space="preserve"> If any Force Majeure Event causes an increase in the time required for performance of any of its duties or obligations, the affected Party shall be entitled to an equitable extension of time for completion.  If the delay in performance caused by the Force Majeure Event exceeds ninety (90) days, either Party may terminate the Agreement or the applicable Service Order(s) immediately on written notice to the other Party, without incurring any liability in connection with such termination.</w:t>
      </w:r>
    </w:p>
    <w:p w14:paraId="543BD621" w14:textId="77777777" w:rsidR="00AC637D" w:rsidRPr="00CA3622" w:rsidRDefault="00CA3622" w:rsidP="00C42422">
      <w:pPr>
        <w:pStyle w:val="Heading1"/>
      </w:pPr>
      <w:bookmarkStart w:id="41" w:name="_Toc136075621"/>
      <w:bookmarkStart w:id="42" w:name="_Hlk133574895"/>
      <w:r w:rsidRPr="00CA3622">
        <w:t xml:space="preserve">16. </w:t>
      </w:r>
      <w:r w:rsidR="00AC637D" w:rsidRPr="00CA3622">
        <w:t>DISPUTE RESOLUTION</w:t>
      </w:r>
      <w:bookmarkEnd w:id="41"/>
      <w:r w:rsidR="00AC637D" w:rsidRPr="00CA3622">
        <w:t xml:space="preserve"> </w:t>
      </w:r>
      <w:bookmarkStart w:id="43" w:name="_Ref84751690"/>
    </w:p>
    <w:bookmarkEnd w:id="43"/>
    <w:p w14:paraId="169296DE" w14:textId="77777777" w:rsidR="0077423E" w:rsidRDefault="0077423E" w:rsidP="000358A2">
      <w:pPr>
        <w:pStyle w:val="ListParagraph"/>
        <w:spacing w:line="360" w:lineRule="auto"/>
        <w:ind w:left="1080" w:right="-270"/>
      </w:pPr>
      <w:r>
        <w:t xml:space="preserve">16.1 </w:t>
      </w:r>
      <w:r w:rsidRPr="00BF436A">
        <w:t xml:space="preserve">Contracting parties </w:t>
      </w:r>
      <w:r w:rsidR="001265AF" w:rsidRPr="00BF436A">
        <w:t>believe</w:t>
      </w:r>
      <w:r w:rsidRPr="00BF436A">
        <w:t xml:space="preserve"> that the avoidance or early resolution of disputes is crucial for a smooth execution of the contract and success of the assignment, agreed to use all </w:t>
      </w:r>
      <w:r w:rsidRPr="00201074">
        <w:t>their</w:t>
      </w:r>
      <w:r>
        <w:t xml:space="preserve"> </w:t>
      </w:r>
      <w:r w:rsidRPr="00BF436A">
        <w:t>effort</w:t>
      </w:r>
      <w:r w:rsidRPr="00201074">
        <w:t xml:space="preserve">s </w:t>
      </w:r>
      <w:r w:rsidRPr="00BF436A">
        <w:t>to settle amicably all disputes arising out of or in connection with this contract or its interpretation.</w:t>
      </w:r>
    </w:p>
    <w:p w14:paraId="10B28530" w14:textId="77777777" w:rsidR="0077423E" w:rsidRDefault="0077423E" w:rsidP="000358A2">
      <w:pPr>
        <w:pStyle w:val="ListParagraph"/>
        <w:spacing w:line="360" w:lineRule="auto"/>
        <w:ind w:left="1080" w:right="-270"/>
      </w:pPr>
      <w:r>
        <w:t xml:space="preserve">16.2 </w:t>
      </w:r>
      <w:r w:rsidRPr="00BF436A">
        <w:t>However, if any dispute between the parties as to matters arising pursuant to this contract that cannot be settled within 10 (ten) consecutive working days</w:t>
      </w:r>
      <w:r>
        <w:t>,</w:t>
      </w:r>
      <w:r w:rsidRPr="00BF436A">
        <w:t xml:space="preserve"> either party may submit the matter to the court of law that has competent jurisdiction in accordance with the laws of Federal Democratic Republic of Ethiopia.</w:t>
      </w:r>
    </w:p>
    <w:p w14:paraId="2BAC414E" w14:textId="77777777" w:rsidR="00AC637D" w:rsidRPr="0021743B" w:rsidRDefault="0021743B" w:rsidP="00C42422">
      <w:pPr>
        <w:pStyle w:val="Heading1"/>
      </w:pPr>
      <w:bookmarkStart w:id="44" w:name="_Toc136075622"/>
      <w:r w:rsidRPr="0021743B">
        <w:lastRenderedPageBreak/>
        <w:t xml:space="preserve">17. </w:t>
      </w:r>
      <w:r w:rsidR="00AC637D" w:rsidRPr="0021743B">
        <w:t>AMENDMENT OF THE CONTRACT</w:t>
      </w:r>
      <w:bookmarkEnd w:id="44"/>
    </w:p>
    <w:p w14:paraId="0A521007" w14:textId="77777777" w:rsidR="00AC637D" w:rsidRPr="00B60B72" w:rsidRDefault="00AC637D" w:rsidP="000358A2">
      <w:pPr>
        <w:pStyle w:val="ListParagraph"/>
        <w:spacing w:after="100" w:afterAutospacing="1" w:line="360" w:lineRule="auto"/>
        <w:ind w:left="1090" w:right="-270"/>
        <w:rPr>
          <w:bCs/>
          <w:color w:val="000000" w:themeColor="text1"/>
          <w:w w:val="99"/>
        </w:rPr>
      </w:pPr>
      <w:r w:rsidRPr="00B60B72">
        <w:rPr>
          <w:color w:val="000000" w:themeColor="text1"/>
        </w:rPr>
        <w:t>Any waiver, amendment or modification of any prov</w:t>
      </w:r>
      <w:r w:rsidR="00625D84">
        <w:rPr>
          <w:color w:val="000000" w:themeColor="text1"/>
        </w:rPr>
        <w:t xml:space="preserve">ision of this Contract shall be </w:t>
      </w:r>
      <w:r w:rsidRPr="00B60B72">
        <w:rPr>
          <w:color w:val="000000" w:themeColor="text1"/>
        </w:rPr>
        <w:t>effective only if it is made in writing and signed by a duly authorized representative of both parties.</w:t>
      </w:r>
      <w:bookmarkEnd w:id="42"/>
    </w:p>
    <w:p w14:paraId="093D82FC" w14:textId="77777777" w:rsidR="00AC637D" w:rsidRPr="00625D84" w:rsidRDefault="00625D84" w:rsidP="00C42422">
      <w:pPr>
        <w:pStyle w:val="Heading1"/>
      </w:pPr>
      <w:bookmarkStart w:id="45" w:name="_Toc136075623"/>
      <w:r w:rsidRPr="00625D84">
        <w:t xml:space="preserve">18. </w:t>
      </w:r>
      <w:r w:rsidR="00AC637D" w:rsidRPr="00625D84">
        <w:t>TERMINATION</w:t>
      </w:r>
      <w:bookmarkEnd w:id="45"/>
      <w:r w:rsidR="00AC637D" w:rsidRPr="00625D84">
        <w:t xml:space="preserve"> </w:t>
      </w:r>
    </w:p>
    <w:p w14:paraId="17D6B7FE" w14:textId="77777777" w:rsidR="00AC637D" w:rsidRDefault="00625D84" w:rsidP="00C42422">
      <w:pPr>
        <w:spacing w:after="100" w:afterAutospacing="1" w:line="360" w:lineRule="auto"/>
        <w:ind w:left="0" w:right="-270" w:firstLine="0"/>
        <w:rPr>
          <w:bCs/>
          <w:color w:val="000000" w:themeColor="text1"/>
          <w:w w:val="99"/>
        </w:rPr>
      </w:pPr>
      <w:r>
        <w:rPr>
          <w:b/>
          <w:color w:val="000000" w:themeColor="text1"/>
          <w:w w:val="99"/>
        </w:rPr>
        <w:t>18.1 TERMINATION</w:t>
      </w:r>
      <w:r w:rsidR="00AC637D" w:rsidRPr="00D640F2">
        <w:rPr>
          <w:b/>
          <w:color w:val="000000" w:themeColor="text1"/>
          <w:w w:val="99"/>
        </w:rPr>
        <w:t xml:space="preserve"> FOR DEFAULT</w:t>
      </w:r>
      <w:r w:rsidR="00AC637D" w:rsidRPr="00D640F2">
        <w:rPr>
          <w:bCs/>
          <w:color w:val="000000" w:themeColor="text1"/>
          <w:w w:val="99"/>
        </w:rPr>
        <w:t xml:space="preserve"> </w:t>
      </w:r>
    </w:p>
    <w:p w14:paraId="235D58D4" w14:textId="77777777" w:rsidR="00625D84" w:rsidRDefault="00625D84" w:rsidP="000358A2">
      <w:pPr>
        <w:spacing w:after="100" w:afterAutospacing="1" w:line="360" w:lineRule="auto"/>
        <w:ind w:left="990" w:right="-270"/>
        <w:rPr>
          <w:color w:val="000000" w:themeColor="text1"/>
        </w:rPr>
      </w:pPr>
      <w:r>
        <w:rPr>
          <w:color w:val="000000" w:themeColor="text1"/>
        </w:rPr>
        <w:t xml:space="preserve">18.1.1 </w:t>
      </w:r>
      <w:r w:rsidR="00AC637D" w:rsidRPr="00D640F2">
        <w:rPr>
          <w:color w:val="000000" w:themeColor="text1"/>
        </w:rPr>
        <w:t xml:space="preserve">If the </w:t>
      </w:r>
      <w:r w:rsidR="00495B77">
        <w:rPr>
          <w:color w:val="000000" w:themeColor="text1"/>
        </w:rPr>
        <w:t>Supplier</w:t>
      </w:r>
      <w:r w:rsidR="00AC637D" w:rsidRPr="00D640F2">
        <w:rPr>
          <w:color w:val="000000" w:themeColor="text1"/>
        </w:rPr>
        <w:t xml:space="preserve">, </w:t>
      </w:r>
      <w:proofErr w:type="gramStart"/>
      <w:r w:rsidR="00AC637D" w:rsidRPr="00D640F2">
        <w:rPr>
          <w:color w:val="000000" w:themeColor="text1"/>
        </w:rPr>
        <w:t>in</w:t>
      </w:r>
      <w:proofErr w:type="gramEnd"/>
      <w:r w:rsidR="00AC637D" w:rsidRPr="00D640F2">
        <w:rPr>
          <w:color w:val="000000" w:themeColor="text1"/>
        </w:rPr>
        <w:t xml:space="preserve"> the </w:t>
      </w:r>
      <w:proofErr w:type="gramStart"/>
      <w:r w:rsidR="00AC637D" w:rsidRPr="00D640F2">
        <w:rPr>
          <w:color w:val="000000" w:themeColor="text1"/>
        </w:rPr>
        <w:t>below circumstances</w:t>
      </w:r>
      <w:proofErr w:type="gramEnd"/>
      <w:r w:rsidR="00AC637D" w:rsidRPr="00D640F2">
        <w:rPr>
          <w:color w:val="000000" w:themeColor="text1"/>
        </w:rPr>
        <w:t xml:space="preserve"> does not cure its failure within </w:t>
      </w:r>
      <w:r w:rsidR="00927281">
        <w:rPr>
          <w:color w:val="000000" w:themeColor="text1"/>
        </w:rPr>
        <w:t xml:space="preserve">30 days </w:t>
      </w:r>
      <w:r w:rsidR="00AC637D" w:rsidRPr="00D640F2">
        <w:rPr>
          <w:color w:val="000000" w:themeColor="text1"/>
        </w:rPr>
        <w:t>after receipt of the default no</w:t>
      </w:r>
      <w:r w:rsidR="00927281">
        <w:rPr>
          <w:color w:val="000000" w:themeColor="text1"/>
        </w:rPr>
        <w:t>tice from the Customer, the non</w:t>
      </w:r>
      <w:r w:rsidR="00AC637D" w:rsidRPr="00D640F2">
        <w:rPr>
          <w:color w:val="000000" w:themeColor="text1"/>
        </w:rPr>
        <w:t>-defaulting party may terminate the Contract in whole or in part.</w:t>
      </w:r>
    </w:p>
    <w:p w14:paraId="4F25706A" w14:textId="77777777" w:rsidR="00625D84" w:rsidRDefault="00845E4F" w:rsidP="000358A2">
      <w:pPr>
        <w:spacing w:after="100" w:afterAutospacing="1" w:line="360" w:lineRule="auto"/>
        <w:ind w:left="990" w:right="-270"/>
        <w:rPr>
          <w:bCs/>
          <w:color w:val="000000" w:themeColor="text1"/>
          <w:w w:val="99"/>
        </w:rPr>
      </w:pPr>
      <w:r>
        <w:rPr>
          <w:color w:val="000000" w:themeColor="text1"/>
        </w:rPr>
        <w:t xml:space="preserve">18.1.1.1 </w:t>
      </w:r>
      <w:r w:rsidR="00AC637D" w:rsidRPr="00D640F2">
        <w:rPr>
          <w:bCs/>
          <w:color w:val="000000" w:themeColor="text1"/>
          <w:w w:val="99"/>
        </w:rPr>
        <w:t xml:space="preserve">If the </w:t>
      </w:r>
      <w:r w:rsidR="00495B77">
        <w:rPr>
          <w:bCs/>
          <w:color w:val="000000" w:themeColor="text1"/>
          <w:w w:val="99"/>
        </w:rPr>
        <w:t>Supplier</w:t>
      </w:r>
      <w:r w:rsidR="00AC637D" w:rsidRPr="00D640F2">
        <w:rPr>
          <w:bCs/>
          <w:color w:val="000000" w:themeColor="text1"/>
          <w:w w:val="99"/>
        </w:rPr>
        <w:t xml:space="preserve"> fails to deliver any or </w:t>
      </w:r>
      <w:proofErr w:type="gramStart"/>
      <w:r w:rsidR="00AC637D" w:rsidRPr="00D640F2">
        <w:rPr>
          <w:bCs/>
          <w:color w:val="000000" w:themeColor="text1"/>
          <w:w w:val="99"/>
        </w:rPr>
        <w:t>all of</w:t>
      </w:r>
      <w:proofErr w:type="gramEnd"/>
      <w:r w:rsidR="00AC637D" w:rsidRPr="00D640F2">
        <w:rPr>
          <w:bCs/>
          <w:color w:val="000000" w:themeColor="text1"/>
          <w:w w:val="99"/>
        </w:rPr>
        <w:t xml:space="preserve"> the Goods and Service and /or service as per the Specification/Requirement and /or within the </w:t>
      </w:r>
      <w:proofErr w:type="gramStart"/>
      <w:r w:rsidR="00AC637D" w:rsidRPr="00D640F2">
        <w:rPr>
          <w:bCs/>
          <w:color w:val="000000" w:themeColor="text1"/>
          <w:w w:val="99"/>
        </w:rPr>
        <w:t>time period</w:t>
      </w:r>
      <w:proofErr w:type="gramEnd"/>
      <w:r w:rsidR="00AC637D" w:rsidRPr="00D640F2">
        <w:rPr>
          <w:bCs/>
          <w:color w:val="000000" w:themeColor="text1"/>
          <w:w w:val="99"/>
        </w:rPr>
        <w:t>(s) specified in the Contract, or</w:t>
      </w:r>
    </w:p>
    <w:p w14:paraId="6A568393" w14:textId="77777777" w:rsidR="00625D84" w:rsidRDefault="00845E4F" w:rsidP="000358A2">
      <w:pPr>
        <w:spacing w:after="100" w:afterAutospacing="1" w:line="360" w:lineRule="auto"/>
        <w:ind w:left="990" w:right="-270"/>
        <w:rPr>
          <w:bCs/>
          <w:color w:val="000000" w:themeColor="text1"/>
          <w:w w:val="99"/>
        </w:rPr>
      </w:pPr>
      <w:r>
        <w:rPr>
          <w:bCs/>
          <w:color w:val="000000" w:themeColor="text1"/>
          <w:w w:val="99"/>
        </w:rPr>
        <w:t>18.1.1.2</w:t>
      </w:r>
      <w:r w:rsidR="00625D84">
        <w:rPr>
          <w:bCs/>
          <w:color w:val="000000" w:themeColor="text1"/>
          <w:w w:val="99"/>
        </w:rPr>
        <w:t xml:space="preserve"> </w:t>
      </w:r>
      <w:r w:rsidR="00AC637D" w:rsidRPr="00B60B72">
        <w:rPr>
          <w:bCs/>
          <w:color w:val="000000" w:themeColor="text1"/>
          <w:w w:val="99"/>
        </w:rPr>
        <w:t xml:space="preserve">If the </w:t>
      </w:r>
      <w:r w:rsidR="00495B77">
        <w:rPr>
          <w:bCs/>
          <w:color w:val="000000" w:themeColor="text1"/>
          <w:w w:val="99"/>
        </w:rPr>
        <w:t>Supplier</w:t>
      </w:r>
      <w:r w:rsidR="00AC637D" w:rsidRPr="00B60B72">
        <w:rPr>
          <w:bCs/>
          <w:color w:val="000000" w:themeColor="text1"/>
          <w:w w:val="99"/>
        </w:rPr>
        <w:t xml:space="preserve"> fails to perform any other material obligations(s) under the </w:t>
      </w:r>
      <w:r w:rsidR="00C01AFD" w:rsidRPr="00B60B72">
        <w:rPr>
          <w:bCs/>
          <w:color w:val="000000" w:themeColor="text1"/>
          <w:w w:val="99"/>
        </w:rPr>
        <w:t>Contract.</w:t>
      </w:r>
      <w:r w:rsidR="00AC637D" w:rsidRPr="00B60B72">
        <w:rPr>
          <w:bCs/>
          <w:color w:val="000000" w:themeColor="text1"/>
          <w:w w:val="99"/>
        </w:rPr>
        <w:t xml:space="preserve">  </w:t>
      </w:r>
    </w:p>
    <w:p w14:paraId="14027BEA" w14:textId="77777777" w:rsidR="00AC637D" w:rsidRDefault="00845E4F" w:rsidP="000358A2">
      <w:pPr>
        <w:spacing w:after="100" w:afterAutospacing="1" w:line="360" w:lineRule="auto"/>
        <w:ind w:left="990" w:right="-270"/>
        <w:rPr>
          <w:bCs/>
          <w:color w:val="000000" w:themeColor="text1"/>
          <w:w w:val="99"/>
        </w:rPr>
      </w:pPr>
      <w:r>
        <w:rPr>
          <w:bCs/>
          <w:color w:val="000000" w:themeColor="text1"/>
          <w:w w:val="99"/>
        </w:rPr>
        <w:t>18.2</w:t>
      </w:r>
      <w:r w:rsidR="00625D84">
        <w:rPr>
          <w:bCs/>
          <w:color w:val="000000" w:themeColor="text1"/>
          <w:w w:val="99"/>
        </w:rPr>
        <w:t xml:space="preserve"> </w:t>
      </w:r>
      <w:r w:rsidR="00AC637D" w:rsidRPr="00D640F2">
        <w:rPr>
          <w:bCs/>
          <w:color w:val="000000" w:themeColor="text1"/>
          <w:w w:val="99"/>
        </w:rPr>
        <w:t xml:space="preserve">Upon termination of the Contract, the </w:t>
      </w:r>
      <w:r w:rsidR="00495B77">
        <w:rPr>
          <w:bCs/>
          <w:color w:val="000000" w:themeColor="text1"/>
          <w:w w:val="99"/>
        </w:rPr>
        <w:t>Supplier</w:t>
      </w:r>
      <w:r w:rsidR="00AC637D" w:rsidRPr="00D640F2">
        <w:rPr>
          <w:bCs/>
          <w:color w:val="000000" w:themeColor="text1"/>
          <w:w w:val="99"/>
        </w:rPr>
        <w:t xml:space="preserve"> shall promptly deliver to Customer all copies or materials relating to the Services then in </w:t>
      </w:r>
      <w:r w:rsidR="00495B77">
        <w:rPr>
          <w:bCs/>
          <w:color w:val="000000" w:themeColor="text1"/>
          <w:w w:val="99"/>
        </w:rPr>
        <w:t>Supplier</w:t>
      </w:r>
      <w:r w:rsidR="00AC637D" w:rsidRPr="00D640F2">
        <w:rPr>
          <w:bCs/>
          <w:color w:val="000000" w:themeColor="text1"/>
          <w:w w:val="99"/>
        </w:rPr>
        <w:t xml:space="preserve">’s possession and deliver to Customer any deliverable agreed between the Parties relating to the </w:t>
      </w:r>
      <w:r w:rsidR="00133BD4" w:rsidRPr="00D640F2">
        <w:rPr>
          <w:bCs/>
          <w:color w:val="000000" w:themeColor="text1"/>
          <w:w w:val="99"/>
        </w:rPr>
        <w:t>Services, which</w:t>
      </w:r>
      <w:r w:rsidR="00AC637D" w:rsidRPr="00D640F2">
        <w:rPr>
          <w:bCs/>
          <w:color w:val="000000" w:themeColor="text1"/>
          <w:w w:val="99"/>
        </w:rPr>
        <w:t xml:space="preserve"> have been paid for in full or at a rate mutually agreed between the Parties. </w:t>
      </w:r>
    </w:p>
    <w:p w14:paraId="3E588DDC" w14:textId="77777777" w:rsidR="00AC637D" w:rsidRPr="00077E9E" w:rsidRDefault="00345B8E" w:rsidP="00C42422">
      <w:pPr>
        <w:pStyle w:val="Heading1"/>
        <w:rPr>
          <w:w w:val="99"/>
        </w:rPr>
      </w:pPr>
      <w:r w:rsidRPr="00077E9E">
        <w:rPr>
          <w:w w:val="99"/>
        </w:rPr>
        <w:t xml:space="preserve">19. </w:t>
      </w:r>
      <w:r w:rsidR="00077E9E" w:rsidRPr="00077E9E">
        <w:rPr>
          <w:w w:val="99"/>
        </w:rPr>
        <w:t>EFFECT OF TERMINATION</w:t>
      </w:r>
    </w:p>
    <w:p w14:paraId="66470032" w14:textId="77777777" w:rsidR="00077E9E" w:rsidRDefault="00345B8E" w:rsidP="00C853EF">
      <w:pPr>
        <w:spacing w:after="100" w:afterAutospacing="1" w:line="360" w:lineRule="auto"/>
        <w:ind w:right="-270"/>
        <w:rPr>
          <w:bCs/>
          <w:color w:val="000000" w:themeColor="text1"/>
          <w:w w:val="99"/>
        </w:rPr>
      </w:pPr>
      <w:r>
        <w:rPr>
          <w:bCs/>
          <w:color w:val="000000" w:themeColor="text1"/>
          <w:w w:val="99"/>
        </w:rPr>
        <w:t xml:space="preserve">19.1 </w:t>
      </w:r>
      <w:r w:rsidR="00077E9E">
        <w:rPr>
          <w:bCs/>
          <w:color w:val="000000" w:themeColor="text1"/>
          <w:w w:val="99"/>
        </w:rPr>
        <w:t>T</w:t>
      </w:r>
      <w:r w:rsidR="00077E9E" w:rsidRPr="00077E9E">
        <w:rPr>
          <w:bCs/>
          <w:color w:val="000000" w:themeColor="text1"/>
          <w:w w:val="99"/>
        </w:rPr>
        <w:t xml:space="preserve">he customer may terminate the Contract with 60 days’ written notice, provided the customer compensates the supplier for all costs incurred up to the termination date, including non-cancellable commitments and reasonable profit margins for work performed. The supplier may by written notice sent to the </w:t>
      </w:r>
      <w:r w:rsidR="00077E9E" w:rsidRPr="00077E9E">
        <w:rPr>
          <w:bCs/>
          <w:color w:val="000000" w:themeColor="text1"/>
          <w:w w:val="99"/>
        </w:rPr>
        <w:lastRenderedPageBreak/>
        <w:t>Customer, terminate the Contract in whole or in part, at any time, for apparent reasons. The notice of termination shall specify the grounds of the termination is for the Supplier's convenience, the extent to which performance of under the Contract is terminated and the date upon which such ter</w:t>
      </w:r>
      <w:r w:rsidR="00077E9E">
        <w:rPr>
          <w:bCs/>
          <w:color w:val="000000" w:themeColor="text1"/>
          <w:w w:val="99"/>
        </w:rPr>
        <w:t>mination becomes effective</w:t>
      </w:r>
      <w:r w:rsidR="00AC637D" w:rsidRPr="00D640F2">
        <w:rPr>
          <w:bCs/>
          <w:color w:val="000000" w:themeColor="text1"/>
          <w:w w:val="99"/>
        </w:rPr>
        <w:t>.</w:t>
      </w:r>
    </w:p>
    <w:p w14:paraId="4CDF5EBF" w14:textId="77777777" w:rsidR="002743A6" w:rsidRDefault="002743A6" w:rsidP="00C853EF">
      <w:pPr>
        <w:spacing w:after="100" w:afterAutospacing="1" w:line="360" w:lineRule="auto"/>
        <w:ind w:right="-270"/>
        <w:rPr>
          <w:bCs/>
          <w:color w:val="000000" w:themeColor="text1"/>
          <w:w w:val="99"/>
        </w:rPr>
      </w:pPr>
      <w:r>
        <w:rPr>
          <w:bCs/>
          <w:color w:val="000000" w:themeColor="text1"/>
          <w:w w:val="99"/>
        </w:rPr>
        <w:t xml:space="preserve">19.2 </w:t>
      </w:r>
      <w:r w:rsidR="00AC637D" w:rsidRPr="00D640F2">
        <w:rPr>
          <w:bCs/>
          <w:color w:val="000000" w:themeColor="text1"/>
          <w:w w:val="99"/>
        </w:rPr>
        <w:t xml:space="preserve">The Goods and/or Service that are ready for delivery before the </w:t>
      </w:r>
      <w:r w:rsidR="00495B77">
        <w:rPr>
          <w:bCs/>
          <w:color w:val="000000" w:themeColor="text1"/>
          <w:w w:val="99"/>
        </w:rPr>
        <w:t>Supplier</w:t>
      </w:r>
      <w:r w:rsidR="00AC637D" w:rsidRPr="00D640F2">
        <w:rPr>
          <w:bCs/>
          <w:color w:val="000000" w:themeColor="text1"/>
          <w:w w:val="99"/>
        </w:rPr>
        <w:t xml:space="preserve">'s receipt of notice of termination shall be purchased by the </w:t>
      </w:r>
      <w:r w:rsidR="00AC637D">
        <w:rPr>
          <w:bCs/>
          <w:color w:val="000000" w:themeColor="text1"/>
          <w:w w:val="99"/>
        </w:rPr>
        <w:t>Customer</w:t>
      </w:r>
      <w:r w:rsidR="00AC637D" w:rsidRPr="00D640F2">
        <w:rPr>
          <w:bCs/>
          <w:color w:val="000000" w:themeColor="text1"/>
          <w:w w:val="99"/>
        </w:rPr>
        <w:t xml:space="preserve"> at the Contract terms and prices. </w:t>
      </w:r>
    </w:p>
    <w:p w14:paraId="3042A466" w14:textId="77777777" w:rsidR="002743A6" w:rsidRDefault="002743A6" w:rsidP="00C853EF">
      <w:pPr>
        <w:spacing w:after="100" w:afterAutospacing="1" w:line="360" w:lineRule="auto"/>
        <w:ind w:right="-270"/>
        <w:rPr>
          <w:bCs/>
          <w:color w:val="000000" w:themeColor="text1"/>
          <w:w w:val="99"/>
        </w:rPr>
      </w:pPr>
      <w:r>
        <w:rPr>
          <w:bCs/>
          <w:color w:val="000000" w:themeColor="text1"/>
          <w:w w:val="99"/>
        </w:rPr>
        <w:t xml:space="preserve">19.3 </w:t>
      </w:r>
      <w:r w:rsidR="00AC637D" w:rsidRPr="00D640F2">
        <w:rPr>
          <w:bCs/>
          <w:color w:val="000000" w:themeColor="text1"/>
          <w:w w:val="99"/>
        </w:rPr>
        <w:t>Termination of this Contract for any cause shall not release the defaulting party from any liability which at the time of termination has already accrued to the non-defaulting party or which thereafter may accrue in respect to any act or omission prior to termination, or from any obligation which is expressly stated herein to survive termination.</w:t>
      </w:r>
    </w:p>
    <w:p w14:paraId="07A99CD3" w14:textId="77777777" w:rsidR="00AC637D" w:rsidRPr="00D640F2" w:rsidRDefault="002743A6" w:rsidP="00C853EF">
      <w:pPr>
        <w:spacing w:after="100" w:afterAutospacing="1" w:line="360" w:lineRule="auto"/>
        <w:ind w:right="-270"/>
        <w:rPr>
          <w:bCs/>
          <w:color w:val="000000" w:themeColor="text1"/>
          <w:w w:val="99"/>
        </w:rPr>
      </w:pPr>
      <w:r>
        <w:rPr>
          <w:bCs/>
          <w:color w:val="000000" w:themeColor="text1"/>
          <w:w w:val="99"/>
        </w:rPr>
        <w:t xml:space="preserve">19.4 </w:t>
      </w:r>
      <w:r w:rsidR="00AC637D" w:rsidRPr="00D640F2">
        <w:rPr>
          <w:bCs/>
          <w:color w:val="000000" w:themeColor="text1"/>
          <w:w w:val="99"/>
        </w:rPr>
        <w:t>Up to the effective termination date, each of the Contracting Parties must fulfill its Contractual obligations.</w:t>
      </w:r>
    </w:p>
    <w:p w14:paraId="10F1EDDF" w14:textId="77777777" w:rsidR="00AC637D" w:rsidRPr="002743A6" w:rsidRDefault="002743A6" w:rsidP="00C42422">
      <w:pPr>
        <w:pStyle w:val="Heading1"/>
        <w:rPr>
          <w:w w:val="99"/>
        </w:rPr>
      </w:pPr>
      <w:bookmarkStart w:id="46" w:name="_Toc136075624"/>
      <w:r w:rsidRPr="002743A6">
        <w:rPr>
          <w:w w:val="99"/>
        </w:rPr>
        <w:t xml:space="preserve">20. </w:t>
      </w:r>
      <w:r w:rsidR="00AC637D" w:rsidRPr="002743A6">
        <w:rPr>
          <w:w w:val="99"/>
        </w:rPr>
        <w:t>COMMUNICATION LANGUAGE</w:t>
      </w:r>
      <w:bookmarkEnd w:id="46"/>
    </w:p>
    <w:p w14:paraId="2C3F45BA" w14:textId="77777777" w:rsidR="00AC637D" w:rsidRDefault="002743A6" w:rsidP="00C853EF">
      <w:pPr>
        <w:spacing w:line="360" w:lineRule="auto"/>
        <w:ind w:right="-270"/>
        <w:rPr>
          <w:bCs/>
          <w:color w:val="000000" w:themeColor="text1"/>
          <w:w w:val="99"/>
        </w:rPr>
      </w:pPr>
      <w:r>
        <w:rPr>
          <w:bCs/>
          <w:color w:val="000000" w:themeColor="text1"/>
          <w:w w:val="99"/>
        </w:rPr>
        <w:t xml:space="preserve">20.1 </w:t>
      </w:r>
      <w:r w:rsidR="00AC637D" w:rsidRPr="00B60B72">
        <w:rPr>
          <w:bCs/>
          <w:color w:val="000000" w:themeColor="text1"/>
          <w:w w:val="99"/>
        </w:rPr>
        <w:t>The Contract shall be written in English language. All correspondence and other documents pertaining to the Contract which are exchanged by the parties shall be written in English Language.</w:t>
      </w:r>
    </w:p>
    <w:p w14:paraId="1262AF83" w14:textId="77777777" w:rsidR="00E01101" w:rsidRDefault="00E01101" w:rsidP="00C853EF">
      <w:pPr>
        <w:spacing w:line="360" w:lineRule="auto"/>
        <w:ind w:left="0" w:right="-270" w:firstLine="360"/>
        <w:rPr>
          <w:bCs/>
          <w:color w:val="000000" w:themeColor="text1"/>
          <w:w w:val="99"/>
        </w:rPr>
      </w:pPr>
      <w:r>
        <w:rPr>
          <w:bCs/>
          <w:color w:val="000000" w:themeColor="text1"/>
          <w:w w:val="99"/>
        </w:rPr>
        <w:t xml:space="preserve">20.2 </w:t>
      </w:r>
      <w:r w:rsidR="00C471CE">
        <w:rPr>
          <w:bCs/>
          <w:color w:val="000000" w:themeColor="text1"/>
          <w:w w:val="99"/>
        </w:rPr>
        <w:t>When</w:t>
      </w:r>
      <w:r>
        <w:rPr>
          <w:bCs/>
          <w:color w:val="000000" w:themeColor="text1"/>
          <w:w w:val="99"/>
        </w:rPr>
        <w:t xml:space="preserve"> applicable Amharic language can be used.</w:t>
      </w:r>
    </w:p>
    <w:p w14:paraId="6EF3FE3E" w14:textId="77777777" w:rsidR="00077E9E" w:rsidRPr="00077E9E" w:rsidRDefault="00077E9E" w:rsidP="00C42422">
      <w:pPr>
        <w:pStyle w:val="Heading1"/>
        <w:rPr>
          <w:w w:val="99"/>
        </w:rPr>
      </w:pPr>
      <w:r w:rsidRPr="00077E9E">
        <w:rPr>
          <w:w w:val="99"/>
        </w:rPr>
        <w:t>21</w:t>
      </w:r>
      <w:r w:rsidR="00C30E8D">
        <w:rPr>
          <w:w w:val="99"/>
        </w:rPr>
        <w:t>. DATA PROTECTION</w:t>
      </w:r>
    </w:p>
    <w:p w14:paraId="216D7F92" w14:textId="1CB09B65" w:rsidR="00077E9E" w:rsidRPr="00B60B72" w:rsidRDefault="00077E9E" w:rsidP="00C853EF">
      <w:pPr>
        <w:spacing w:line="360" w:lineRule="auto"/>
        <w:ind w:left="360" w:right="-270" w:firstLine="0"/>
        <w:rPr>
          <w:bCs/>
          <w:color w:val="000000" w:themeColor="text1"/>
          <w:w w:val="99"/>
        </w:rPr>
      </w:pPr>
      <w:r w:rsidRPr="00077E9E">
        <w:rPr>
          <w:bCs/>
          <w:color w:val="000000" w:themeColor="text1"/>
          <w:w w:val="99"/>
        </w:rPr>
        <w:t xml:space="preserve">The Supplier shall comply with all applicable data protection laws, including the Ethiopian Data Protection Proclamation, ensuring the confidentiality, integrity, and security of </w:t>
      </w:r>
      <w:r w:rsidR="001265AF" w:rsidRPr="001265AF">
        <w:rPr>
          <w:bCs/>
          <w:color w:val="000000" w:themeColor="text1"/>
          <w:w w:val="99"/>
        </w:rPr>
        <w:t>Hawassa city</w:t>
      </w:r>
      <w:r w:rsidRPr="00077E9E">
        <w:rPr>
          <w:bCs/>
          <w:color w:val="000000" w:themeColor="text1"/>
          <w:w w:val="99"/>
        </w:rPr>
        <w:t xml:space="preserve">’s data stored on Ethio Telecom’s cloud servers. The Supplier shall implement industry-standard security measures and notify </w:t>
      </w:r>
      <w:r w:rsidR="004D05B0">
        <w:rPr>
          <w:bCs/>
          <w:color w:val="000000" w:themeColor="text1"/>
          <w:w w:val="99"/>
        </w:rPr>
        <w:t>to the customer</w:t>
      </w:r>
      <w:r w:rsidR="00A83B1E">
        <w:rPr>
          <w:bCs/>
          <w:color w:val="000000" w:themeColor="text1"/>
          <w:w w:val="99"/>
        </w:rPr>
        <w:t xml:space="preserve"> </w:t>
      </w:r>
      <w:r w:rsidRPr="00077E9E">
        <w:rPr>
          <w:bCs/>
          <w:color w:val="000000" w:themeColor="text1"/>
          <w:w w:val="99"/>
        </w:rPr>
        <w:t>any data breaches within 48 hours.</w:t>
      </w:r>
    </w:p>
    <w:p w14:paraId="00C3BF03" w14:textId="77777777" w:rsidR="00AC637D" w:rsidRPr="001323F8" w:rsidRDefault="00AC637D" w:rsidP="000358A2">
      <w:pPr>
        <w:spacing w:line="360" w:lineRule="auto"/>
        <w:ind w:right="-270"/>
        <w:rPr>
          <w:bCs/>
          <w:color w:val="000000" w:themeColor="text1"/>
          <w:w w:val="99"/>
          <w:sz w:val="8"/>
        </w:rPr>
      </w:pPr>
    </w:p>
    <w:p w14:paraId="708387B1" w14:textId="77777777" w:rsidR="00AC637D" w:rsidRPr="00E01101" w:rsidRDefault="00077E9E" w:rsidP="00C42422">
      <w:pPr>
        <w:pStyle w:val="Heading1"/>
        <w:rPr>
          <w:w w:val="99"/>
        </w:rPr>
      </w:pPr>
      <w:bookmarkStart w:id="47" w:name="_Toc136075625"/>
      <w:r>
        <w:rPr>
          <w:w w:val="99"/>
        </w:rPr>
        <w:t>22</w:t>
      </w:r>
      <w:r w:rsidR="00E01101" w:rsidRPr="00E01101">
        <w:rPr>
          <w:w w:val="99"/>
        </w:rPr>
        <w:t xml:space="preserve">. </w:t>
      </w:r>
      <w:r w:rsidR="00AC637D" w:rsidRPr="00E01101">
        <w:rPr>
          <w:w w:val="99"/>
        </w:rPr>
        <w:t>NOTICES</w:t>
      </w:r>
      <w:bookmarkEnd w:id="47"/>
      <w:r w:rsidR="00AC637D" w:rsidRPr="00E01101">
        <w:rPr>
          <w:w w:val="99"/>
        </w:rPr>
        <w:t xml:space="preserve"> </w:t>
      </w:r>
    </w:p>
    <w:p w14:paraId="00F97496" w14:textId="77777777" w:rsidR="0021267C" w:rsidRDefault="00077E9E" w:rsidP="00EA3E0A">
      <w:pPr>
        <w:pStyle w:val="ListParagraph"/>
        <w:widowControl w:val="0"/>
        <w:tabs>
          <w:tab w:val="left" w:pos="1782"/>
        </w:tabs>
        <w:autoSpaceDE w:val="0"/>
        <w:autoSpaceDN w:val="0"/>
        <w:spacing w:after="0" w:line="360" w:lineRule="auto"/>
        <w:ind w:left="460" w:right="-270" w:firstLine="0"/>
        <w:contextualSpacing w:val="0"/>
      </w:pPr>
      <w:r>
        <w:rPr>
          <w:bCs/>
          <w:color w:val="000000" w:themeColor="text1"/>
          <w:w w:val="99"/>
        </w:rPr>
        <w:t>22</w:t>
      </w:r>
      <w:r w:rsidR="00E01101">
        <w:rPr>
          <w:bCs/>
          <w:color w:val="000000" w:themeColor="text1"/>
          <w:w w:val="99"/>
        </w:rPr>
        <w:t xml:space="preserve">.1 </w:t>
      </w:r>
      <w:r w:rsidR="00AC637D" w:rsidRPr="00D640F2">
        <w:rPr>
          <w:bCs/>
          <w:color w:val="000000" w:themeColor="text1"/>
          <w:w w:val="99"/>
        </w:rPr>
        <w:t xml:space="preserve">Any notice, request or consent required or permitted to be given or made pursuant to this Contract shall be in writing including E-mail. Any such notice, request or consent shall be deemed to have been given or made when delivered physically or when sent to the defaulting party through registered mail, E-mail with proof of delivery at the address of the party </w:t>
      </w:r>
      <w:r w:rsidR="0021267C" w:rsidRPr="00783CCD">
        <w:t>Any notice or consent required or permitted to be given to either of the parties shall be made in</w:t>
      </w:r>
      <w:r w:rsidR="0021267C" w:rsidRPr="00783CCD">
        <w:rPr>
          <w:spacing w:val="1"/>
        </w:rPr>
        <w:t xml:space="preserve"> </w:t>
      </w:r>
      <w:r w:rsidR="0021267C" w:rsidRPr="00783CCD">
        <w:t>writing.</w:t>
      </w:r>
    </w:p>
    <w:p w14:paraId="7CFA5111" w14:textId="77777777" w:rsidR="0021267C" w:rsidRPr="00783CCD" w:rsidRDefault="00C42422" w:rsidP="00C42422">
      <w:pPr>
        <w:pStyle w:val="ListParagraph"/>
        <w:widowControl w:val="0"/>
        <w:tabs>
          <w:tab w:val="left" w:pos="1782"/>
        </w:tabs>
        <w:autoSpaceDE w:val="0"/>
        <w:autoSpaceDN w:val="0"/>
        <w:spacing w:before="132" w:after="0" w:line="360" w:lineRule="auto"/>
        <w:ind w:left="460" w:right="-270" w:firstLine="0"/>
        <w:contextualSpacing w:val="0"/>
      </w:pPr>
      <w:r w:rsidRPr="00C853EF">
        <w:rPr>
          <w:b/>
          <w:bCs/>
          <w:color w:val="000000" w:themeColor="text1"/>
          <w:w w:val="99"/>
        </w:rPr>
        <w:t>22.2</w:t>
      </w:r>
      <w:r>
        <w:rPr>
          <w:bCs/>
          <w:color w:val="000000" w:themeColor="text1"/>
          <w:w w:val="99"/>
        </w:rPr>
        <w:t xml:space="preserve"> </w:t>
      </w:r>
      <w:r w:rsidR="0021267C" w:rsidRPr="00C42422">
        <w:rPr>
          <w:b/>
          <w:bCs/>
          <w:color w:val="000000" w:themeColor="text1"/>
          <w:w w:val="99"/>
        </w:rPr>
        <w:t>For the Ethio telecom, Attention to</w:t>
      </w:r>
      <w:r w:rsidR="0021267C" w:rsidRPr="00C42422">
        <w:rPr>
          <w:bCs/>
          <w:color w:val="000000" w:themeColor="text1"/>
          <w:w w:val="99"/>
        </w:rPr>
        <w:t xml:space="preserve"> </w:t>
      </w:r>
    </w:p>
    <w:p w14:paraId="2A04EA52" w14:textId="77777777" w:rsidR="0021267C" w:rsidRPr="0021267C" w:rsidRDefault="0021267C" w:rsidP="000358A2">
      <w:pPr>
        <w:tabs>
          <w:tab w:val="left" w:pos="6233"/>
        </w:tabs>
        <w:spacing w:before="1"/>
        <w:ind w:left="1802" w:right="-270"/>
        <w:rPr>
          <w:sz w:val="4"/>
        </w:rPr>
      </w:pPr>
    </w:p>
    <w:p w14:paraId="199E1572" w14:textId="77777777" w:rsidR="0021267C" w:rsidRPr="00D40477" w:rsidRDefault="00ED72A7" w:rsidP="000358A2">
      <w:pPr>
        <w:tabs>
          <w:tab w:val="left" w:pos="6233"/>
        </w:tabs>
        <w:spacing w:before="1"/>
        <w:ind w:left="1802" w:right="-270"/>
      </w:pPr>
      <w:r>
        <w:t xml:space="preserve">Name: </w:t>
      </w:r>
      <w:r w:rsidR="009F31FA">
        <w:rPr>
          <w:u w:val="single"/>
        </w:rPr>
        <w:t>Yohannes Getahun</w:t>
      </w:r>
    </w:p>
    <w:p w14:paraId="60A97F18" w14:textId="77777777" w:rsidR="0021267C" w:rsidRPr="00D40477" w:rsidRDefault="0021267C" w:rsidP="000358A2">
      <w:pPr>
        <w:tabs>
          <w:tab w:val="left" w:pos="6211"/>
        </w:tabs>
        <w:spacing w:before="92"/>
        <w:ind w:left="1802" w:right="-270"/>
      </w:pPr>
      <w:r w:rsidRPr="00D40477">
        <w:t>Tel:</w:t>
      </w:r>
      <w:r w:rsidRPr="00D40477">
        <w:rPr>
          <w:spacing w:val="-1"/>
        </w:rPr>
        <w:t xml:space="preserve"> </w:t>
      </w:r>
      <w:r w:rsidRPr="00D40477">
        <w:rPr>
          <w:spacing w:val="-9"/>
        </w:rPr>
        <w:t xml:space="preserve"> </w:t>
      </w:r>
      <w:r w:rsidR="00881A84">
        <w:rPr>
          <w:spacing w:val="-9"/>
        </w:rPr>
        <w:t xml:space="preserve">    </w:t>
      </w:r>
      <w:r>
        <w:rPr>
          <w:u w:val="single"/>
        </w:rPr>
        <w:t>+25191150</w:t>
      </w:r>
      <w:r w:rsidR="009F31FA">
        <w:rPr>
          <w:u w:val="single"/>
        </w:rPr>
        <w:t>0553</w:t>
      </w:r>
    </w:p>
    <w:p w14:paraId="617D9CE6" w14:textId="77777777" w:rsidR="0021267C" w:rsidRPr="00D40477" w:rsidRDefault="00ED72A7" w:rsidP="000358A2">
      <w:pPr>
        <w:tabs>
          <w:tab w:val="left" w:pos="6262"/>
        </w:tabs>
        <w:spacing w:before="92"/>
        <w:ind w:left="1802" w:right="-270"/>
        <w:rPr>
          <w:sz w:val="20"/>
        </w:rPr>
      </w:pPr>
      <w:r>
        <w:t>E-mail:</w:t>
      </w:r>
      <w:r w:rsidR="0021267C" w:rsidRPr="00D40477">
        <w:rPr>
          <w:spacing w:val="-11"/>
        </w:rPr>
        <w:t xml:space="preserve"> </w:t>
      </w:r>
      <w:r w:rsidR="009F31FA">
        <w:rPr>
          <w:spacing w:val="-11"/>
          <w:u w:val="single"/>
        </w:rPr>
        <w:t>yohannes</w:t>
      </w:r>
      <w:r w:rsidR="0021267C" w:rsidRPr="0021267C">
        <w:rPr>
          <w:spacing w:val="-11"/>
          <w:u w:val="single"/>
        </w:rPr>
        <w:t>.</w:t>
      </w:r>
      <w:r w:rsidR="009F31FA">
        <w:rPr>
          <w:spacing w:val="-11"/>
          <w:u w:val="single"/>
        </w:rPr>
        <w:t>getahun</w:t>
      </w:r>
      <w:r w:rsidR="0021267C" w:rsidRPr="0021267C">
        <w:rPr>
          <w:spacing w:val="-11"/>
          <w:u w:val="single"/>
        </w:rPr>
        <w:t>@ethiotelecom.et</w:t>
      </w:r>
    </w:p>
    <w:p w14:paraId="2AF913F3" w14:textId="77777777" w:rsidR="0021267C" w:rsidRPr="00D40477" w:rsidRDefault="0021267C" w:rsidP="000358A2">
      <w:pPr>
        <w:pStyle w:val="BodyText"/>
        <w:spacing w:before="10"/>
        <w:ind w:right="-270"/>
        <w:rPr>
          <w:rFonts w:ascii="Arial" w:hAnsi="Arial" w:cs="Arial"/>
          <w:sz w:val="16"/>
        </w:rPr>
      </w:pPr>
    </w:p>
    <w:p w14:paraId="307F1670" w14:textId="60AED351" w:rsidR="0021267C" w:rsidRPr="001265AF" w:rsidRDefault="00C42422" w:rsidP="001265AF">
      <w:pPr>
        <w:widowControl w:val="0"/>
        <w:tabs>
          <w:tab w:val="left" w:pos="1782"/>
        </w:tabs>
        <w:autoSpaceDE w:val="0"/>
        <w:autoSpaceDN w:val="0"/>
        <w:spacing w:before="132" w:after="0" w:line="360" w:lineRule="auto"/>
        <w:ind w:left="0" w:right="-270" w:firstLine="0"/>
        <w:rPr>
          <w:bCs/>
          <w:color w:val="000000" w:themeColor="text1"/>
          <w:w w:val="99"/>
        </w:rPr>
      </w:pPr>
      <w:r w:rsidRPr="001265AF">
        <w:rPr>
          <w:b/>
          <w:bCs/>
          <w:color w:val="000000" w:themeColor="text1"/>
          <w:w w:val="99"/>
        </w:rPr>
        <w:t>22.3</w:t>
      </w:r>
      <w:r w:rsidRPr="001265AF">
        <w:rPr>
          <w:bCs/>
          <w:color w:val="000000" w:themeColor="text1"/>
          <w:w w:val="99"/>
        </w:rPr>
        <w:t xml:space="preserve"> </w:t>
      </w:r>
      <w:r w:rsidR="0021267C" w:rsidRPr="001265AF">
        <w:rPr>
          <w:b/>
          <w:bCs/>
          <w:color w:val="000000" w:themeColor="text1"/>
          <w:w w:val="99"/>
        </w:rPr>
        <w:t xml:space="preserve">For </w:t>
      </w:r>
      <w:bookmarkStart w:id="48" w:name="OLE_LINK10"/>
      <w:r w:rsidR="00677892" w:rsidRPr="00677892">
        <w:rPr>
          <w:b/>
          <w:bCs/>
          <w:color w:val="000000" w:themeColor="text1"/>
          <w:w w:val="99"/>
        </w:rPr>
        <w:t xml:space="preserve">Sidama National Regional State </w:t>
      </w:r>
      <w:proofErr w:type="gramStart"/>
      <w:r w:rsidR="00677892" w:rsidRPr="00677892">
        <w:rPr>
          <w:b/>
          <w:bCs/>
          <w:color w:val="000000" w:themeColor="text1"/>
          <w:w w:val="99"/>
        </w:rPr>
        <w:t>Of</w:t>
      </w:r>
      <w:proofErr w:type="gramEnd"/>
      <w:r w:rsidR="00677892" w:rsidRPr="00677892">
        <w:rPr>
          <w:b/>
          <w:bCs/>
          <w:color w:val="000000" w:themeColor="text1"/>
          <w:w w:val="99"/>
        </w:rPr>
        <w:t xml:space="preserve"> President Office  </w:t>
      </w:r>
      <w:proofErr w:type="gramStart"/>
      <w:r w:rsidR="00677892" w:rsidRPr="00677892">
        <w:rPr>
          <w:b/>
          <w:bCs/>
          <w:color w:val="000000" w:themeColor="text1"/>
          <w:w w:val="99"/>
        </w:rPr>
        <w:t xml:space="preserve">  </w:t>
      </w:r>
      <w:bookmarkEnd w:id="48"/>
      <w:r w:rsidR="00A557D7">
        <w:rPr>
          <w:b/>
          <w:bCs/>
          <w:color w:val="000000" w:themeColor="text1"/>
          <w:w w:val="99"/>
        </w:rPr>
        <w:t>,</w:t>
      </w:r>
      <w:proofErr w:type="gramEnd"/>
      <w:r w:rsidR="0021267C" w:rsidRPr="001265AF">
        <w:rPr>
          <w:b/>
          <w:bCs/>
          <w:color w:val="000000" w:themeColor="text1"/>
          <w:w w:val="99"/>
        </w:rPr>
        <w:t xml:space="preserve"> attention to</w:t>
      </w:r>
    </w:p>
    <w:p w14:paraId="168C9344" w14:textId="77777777" w:rsidR="0021267C" w:rsidRPr="00413441" w:rsidRDefault="0021267C" w:rsidP="000358A2">
      <w:pPr>
        <w:pStyle w:val="BodyText"/>
        <w:spacing w:before="8"/>
        <w:ind w:right="-270"/>
        <w:rPr>
          <w:rFonts w:ascii="Arial" w:hAnsi="Arial" w:cs="Arial"/>
          <w:b/>
          <w:sz w:val="22"/>
          <w:highlight w:val="yellow"/>
        </w:rPr>
      </w:pPr>
    </w:p>
    <w:p w14:paraId="29FA639B" w14:textId="77777777" w:rsidR="0021267C" w:rsidRPr="00C42422" w:rsidRDefault="0021267C" w:rsidP="000358A2">
      <w:pPr>
        <w:tabs>
          <w:tab w:val="left" w:pos="6233"/>
        </w:tabs>
        <w:spacing w:before="1"/>
        <w:ind w:left="1802" w:right="-270"/>
        <w:rPr>
          <w:color w:val="92D050"/>
        </w:rPr>
      </w:pPr>
      <w:r w:rsidRPr="00C42422">
        <w:t xml:space="preserve">Name: </w:t>
      </w:r>
    </w:p>
    <w:p w14:paraId="05CC0B3A" w14:textId="77777777" w:rsidR="0021267C" w:rsidRPr="00C42422" w:rsidRDefault="0021267C" w:rsidP="000358A2">
      <w:pPr>
        <w:tabs>
          <w:tab w:val="left" w:pos="6211"/>
        </w:tabs>
        <w:spacing w:before="92"/>
        <w:ind w:left="1802" w:right="-270"/>
        <w:rPr>
          <w:color w:val="000000" w:themeColor="text1"/>
        </w:rPr>
      </w:pPr>
      <w:r w:rsidRPr="00C42422">
        <w:rPr>
          <w:color w:val="000000" w:themeColor="text1"/>
        </w:rPr>
        <w:t>Tel:</w:t>
      </w:r>
      <w:r w:rsidRPr="00C42422">
        <w:rPr>
          <w:color w:val="000000" w:themeColor="text1"/>
          <w:spacing w:val="-1"/>
        </w:rPr>
        <w:t xml:space="preserve"> </w:t>
      </w:r>
      <w:r w:rsidRPr="00C42422">
        <w:rPr>
          <w:color w:val="000000" w:themeColor="text1"/>
          <w:spacing w:val="-9"/>
        </w:rPr>
        <w:t xml:space="preserve"> </w:t>
      </w:r>
      <w:r w:rsidR="00D978C2" w:rsidRPr="00C42422">
        <w:rPr>
          <w:color w:val="000000" w:themeColor="text1"/>
          <w:u w:val="single"/>
        </w:rPr>
        <w:t xml:space="preserve"> </w:t>
      </w:r>
    </w:p>
    <w:p w14:paraId="7FD76258" w14:textId="77777777" w:rsidR="0021267C" w:rsidRPr="00C42422" w:rsidRDefault="00ED72A7" w:rsidP="000358A2">
      <w:pPr>
        <w:tabs>
          <w:tab w:val="left" w:pos="6262"/>
        </w:tabs>
        <w:spacing w:before="92"/>
        <w:ind w:left="1802" w:right="-270"/>
        <w:rPr>
          <w:color w:val="000000" w:themeColor="text1"/>
        </w:rPr>
      </w:pPr>
      <w:r w:rsidRPr="00C42422">
        <w:rPr>
          <w:color w:val="000000" w:themeColor="text1"/>
        </w:rPr>
        <w:t>E-mail:</w:t>
      </w:r>
      <w:r w:rsidR="0021267C" w:rsidRPr="00C42422">
        <w:rPr>
          <w:color w:val="000000" w:themeColor="text1"/>
        </w:rPr>
        <w:t xml:space="preserve"> </w:t>
      </w:r>
      <w:r w:rsidR="0021267C" w:rsidRPr="00C42422">
        <w:rPr>
          <w:color w:val="000000" w:themeColor="text1"/>
          <w:spacing w:val="-11"/>
        </w:rPr>
        <w:t xml:space="preserve"> </w:t>
      </w:r>
      <w:r w:rsidR="0021267C" w:rsidRPr="00C42422">
        <w:rPr>
          <w:color w:val="000000" w:themeColor="text1"/>
          <w:u w:val="single"/>
        </w:rPr>
        <w:t xml:space="preserve"> </w:t>
      </w:r>
    </w:p>
    <w:p w14:paraId="04E4C59B" w14:textId="77777777" w:rsidR="00AC637D" w:rsidRDefault="00C42422" w:rsidP="00C853EF">
      <w:pPr>
        <w:spacing w:after="100" w:afterAutospacing="1" w:line="360" w:lineRule="auto"/>
        <w:ind w:right="-270"/>
        <w:rPr>
          <w:bCs/>
          <w:color w:val="000000" w:themeColor="text1"/>
          <w:w w:val="99"/>
        </w:rPr>
      </w:pPr>
      <w:r>
        <w:rPr>
          <w:bCs/>
          <w:color w:val="000000" w:themeColor="text1"/>
          <w:w w:val="99"/>
        </w:rPr>
        <w:t xml:space="preserve">22.4 </w:t>
      </w:r>
      <w:r w:rsidR="0021267C" w:rsidRPr="00774877">
        <w:rPr>
          <w:bCs/>
          <w:color w:val="000000" w:themeColor="text1"/>
          <w:w w:val="99"/>
        </w:rPr>
        <w:t>Either</w:t>
      </w:r>
      <w:r w:rsidR="00AC637D" w:rsidRPr="00774877">
        <w:rPr>
          <w:bCs/>
          <w:color w:val="000000" w:themeColor="text1"/>
          <w:w w:val="99"/>
        </w:rPr>
        <w:t xml:space="preserve"> party may change its address by giving the other party notice of such change.</w:t>
      </w:r>
    </w:p>
    <w:p w14:paraId="577D73B2" w14:textId="77777777" w:rsidR="00C42422" w:rsidRPr="00C42422" w:rsidRDefault="00C42422" w:rsidP="00C42422">
      <w:pPr>
        <w:pStyle w:val="Heading1"/>
        <w:spacing w:before="240"/>
        <w:rPr>
          <w:w w:val="99"/>
        </w:rPr>
      </w:pPr>
      <w:r w:rsidRPr="00C42422">
        <w:rPr>
          <w:w w:val="99"/>
        </w:rPr>
        <w:t xml:space="preserve">23. </w:t>
      </w:r>
      <w:r w:rsidR="00C30E8D" w:rsidRPr="00C42422">
        <w:rPr>
          <w:w w:val="99"/>
        </w:rPr>
        <w:t xml:space="preserve">LIMITATION OF LIABILITIES AND INDEMNIFICATION </w:t>
      </w:r>
    </w:p>
    <w:p w14:paraId="02CC49D6" w14:textId="77777777" w:rsidR="00C42422" w:rsidRPr="00C42422" w:rsidRDefault="00C42422" w:rsidP="00C42422">
      <w:pPr>
        <w:pStyle w:val="ListParagraph"/>
        <w:widowControl w:val="0"/>
        <w:tabs>
          <w:tab w:val="left" w:pos="1782"/>
        </w:tabs>
        <w:autoSpaceDE w:val="0"/>
        <w:autoSpaceDN w:val="0"/>
        <w:spacing w:before="132" w:after="0" w:line="360" w:lineRule="auto"/>
        <w:ind w:left="460" w:right="-270" w:firstLine="0"/>
        <w:rPr>
          <w:bCs/>
          <w:color w:val="000000" w:themeColor="text1"/>
          <w:w w:val="99"/>
        </w:rPr>
      </w:pPr>
      <w:r>
        <w:rPr>
          <w:bCs/>
          <w:color w:val="000000" w:themeColor="text1"/>
          <w:w w:val="99"/>
        </w:rPr>
        <w:t>2</w:t>
      </w:r>
      <w:r w:rsidR="00740905">
        <w:rPr>
          <w:bCs/>
          <w:color w:val="000000" w:themeColor="text1"/>
          <w:w w:val="99"/>
        </w:rPr>
        <w:t>3</w:t>
      </w:r>
      <w:r w:rsidRPr="00C42422">
        <w:rPr>
          <w:bCs/>
          <w:color w:val="000000" w:themeColor="text1"/>
          <w:w w:val="99"/>
        </w:rPr>
        <w:t xml:space="preserve">.1 The Supplier Shall not be liable for any indirect, special, incidental, or consequential damage of any kind (including lost profits) even if have been advised of the possibility of such.   </w:t>
      </w:r>
    </w:p>
    <w:p w14:paraId="723945DF" w14:textId="77777777" w:rsidR="00C42422" w:rsidRDefault="00C42422" w:rsidP="00C42422">
      <w:pPr>
        <w:pStyle w:val="ListParagraph"/>
        <w:widowControl w:val="0"/>
        <w:tabs>
          <w:tab w:val="left" w:pos="1782"/>
        </w:tabs>
        <w:autoSpaceDE w:val="0"/>
        <w:autoSpaceDN w:val="0"/>
        <w:spacing w:before="132" w:after="0" w:line="360" w:lineRule="auto"/>
        <w:ind w:left="460" w:right="-270" w:firstLine="0"/>
        <w:rPr>
          <w:bCs/>
          <w:color w:val="000000" w:themeColor="text1"/>
          <w:w w:val="99"/>
        </w:rPr>
      </w:pPr>
      <w:r w:rsidRPr="00C42422">
        <w:rPr>
          <w:bCs/>
          <w:color w:val="000000" w:themeColor="text1"/>
          <w:w w:val="99"/>
        </w:rPr>
        <w:t xml:space="preserve">23.2 The Customer shall indemnify and hold Ethio telecom harmless against any and all direct claims, demands, liabilities, obligations, damages, causes of action, judgments, losses,  costs and expenses (including reasonable attorneys' fees) which Ethio telecom may incur or suffer arising in whole or in part from actions or omissions, </w:t>
      </w:r>
      <w:r w:rsidRPr="00C42422">
        <w:rPr>
          <w:bCs/>
          <w:color w:val="000000" w:themeColor="text1"/>
          <w:w w:val="99"/>
        </w:rPr>
        <w:lastRenderedPageBreak/>
        <w:t>whether done negligently or otherwise, by Partner, directors, officers, employees including but not limited to breach of the terms and conditions of this Agreement, as well as actions taken by Ethio telecom at the request of Partner or from the violation of any laws, rules, regulations or ordinance by customer.</w:t>
      </w:r>
    </w:p>
    <w:p w14:paraId="1A3A5F85" w14:textId="77777777" w:rsidR="00C42422" w:rsidRPr="00C42422" w:rsidRDefault="00C42422" w:rsidP="00C42422">
      <w:pPr>
        <w:pStyle w:val="ListParagraph"/>
        <w:widowControl w:val="0"/>
        <w:tabs>
          <w:tab w:val="left" w:pos="1782"/>
        </w:tabs>
        <w:autoSpaceDE w:val="0"/>
        <w:autoSpaceDN w:val="0"/>
        <w:spacing w:before="132" w:after="0" w:line="360" w:lineRule="auto"/>
        <w:ind w:left="460" w:right="-270" w:firstLine="0"/>
        <w:rPr>
          <w:bCs/>
          <w:color w:val="000000" w:themeColor="text1"/>
          <w:w w:val="99"/>
        </w:rPr>
      </w:pPr>
    </w:p>
    <w:p w14:paraId="4C6F4443" w14:textId="77777777" w:rsidR="00C42422" w:rsidRPr="00C42422" w:rsidRDefault="00C42422" w:rsidP="00C42422">
      <w:pPr>
        <w:pStyle w:val="Heading1"/>
        <w:rPr>
          <w:w w:val="99"/>
        </w:rPr>
      </w:pPr>
      <w:r w:rsidRPr="00C42422">
        <w:rPr>
          <w:w w:val="99"/>
        </w:rPr>
        <w:t>24. MISCELLANEOUS PROVISIONS</w:t>
      </w:r>
    </w:p>
    <w:p w14:paraId="639A9B19" w14:textId="77777777" w:rsidR="00C42422" w:rsidRPr="00C42422" w:rsidRDefault="00C42422" w:rsidP="00C42422">
      <w:pPr>
        <w:pStyle w:val="ListParagraph"/>
        <w:widowControl w:val="0"/>
        <w:tabs>
          <w:tab w:val="left" w:pos="1782"/>
        </w:tabs>
        <w:autoSpaceDE w:val="0"/>
        <w:autoSpaceDN w:val="0"/>
        <w:spacing w:before="132" w:after="0" w:line="360" w:lineRule="auto"/>
        <w:ind w:left="460" w:right="-270" w:firstLine="0"/>
        <w:rPr>
          <w:bCs/>
          <w:color w:val="000000" w:themeColor="text1"/>
          <w:w w:val="99"/>
        </w:rPr>
      </w:pPr>
      <w:r w:rsidRPr="00C42422">
        <w:rPr>
          <w:b/>
          <w:bCs/>
          <w:color w:val="000000" w:themeColor="text1"/>
          <w:w w:val="99"/>
        </w:rPr>
        <w:t>Assignment</w:t>
      </w:r>
      <w:r w:rsidRPr="00C42422">
        <w:rPr>
          <w:bCs/>
          <w:color w:val="000000" w:themeColor="text1"/>
          <w:w w:val="99"/>
        </w:rPr>
        <w:t>: Neither Party may assign its rights or obligations under this Agreement without the prior written consent of the other Party.</w:t>
      </w:r>
    </w:p>
    <w:p w14:paraId="3D3D0957" w14:textId="77777777" w:rsidR="00C42422" w:rsidRPr="00C42422" w:rsidRDefault="00C42422" w:rsidP="00C42422">
      <w:pPr>
        <w:pStyle w:val="ListParagraph"/>
        <w:widowControl w:val="0"/>
        <w:tabs>
          <w:tab w:val="left" w:pos="1782"/>
        </w:tabs>
        <w:autoSpaceDE w:val="0"/>
        <w:autoSpaceDN w:val="0"/>
        <w:spacing w:before="132" w:after="0" w:line="360" w:lineRule="auto"/>
        <w:ind w:left="460" w:right="-270" w:firstLine="0"/>
        <w:rPr>
          <w:bCs/>
          <w:color w:val="000000" w:themeColor="text1"/>
          <w:w w:val="99"/>
        </w:rPr>
      </w:pPr>
      <w:r>
        <w:rPr>
          <w:bCs/>
          <w:color w:val="000000" w:themeColor="text1"/>
          <w:w w:val="99"/>
        </w:rPr>
        <w:t xml:space="preserve"> </w:t>
      </w:r>
      <w:r w:rsidRPr="00C42422">
        <w:rPr>
          <w:b/>
          <w:bCs/>
          <w:color w:val="000000" w:themeColor="text1"/>
          <w:w w:val="99"/>
        </w:rPr>
        <w:t>Waivers</w:t>
      </w:r>
      <w:r w:rsidRPr="00C42422">
        <w:rPr>
          <w:bCs/>
          <w:color w:val="000000" w:themeColor="text1"/>
          <w:w w:val="99"/>
        </w:rPr>
        <w:t>: Waiver by any party of any breach or failure to comply with any provision of this agreement by another party shall not be construed as, or constitute, a continuing waiver of such provision or a waiver of any other breach of or failure to comply with any other provision of this agreement.</w:t>
      </w:r>
    </w:p>
    <w:p w14:paraId="699C20BA" w14:textId="77777777" w:rsidR="00EC6F14" w:rsidRDefault="00C42422" w:rsidP="00C42422">
      <w:pPr>
        <w:pStyle w:val="ListParagraph"/>
        <w:widowControl w:val="0"/>
        <w:tabs>
          <w:tab w:val="left" w:pos="1782"/>
        </w:tabs>
        <w:autoSpaceDE w:val="0"/>
        <w:autoSpaceDN w:val="0"/>
        <w:spacing w:before="132" w:after="0" w:line="360" w:lineRule="auto"/>
        <w:ind w:left="460" w:right="-270" w:firstLine="0"/>
        <w:contextualSpacing w:val="0"/>
        <w:rPr>
          <w:bCs/>
          <w:color w:val="000000" w:themeColor="text1"/>
          <w:w w:val="99"/>
        </w:rPr>
      </w:pPr>
      <w:r>
        <w:rPr>
          <w:bCs/>
          <w:color w:val="000000" w:themeColor="text1"/>
          <w:w w:val="99"/>
        </w:rPr>
        <w:t xml:space="preserve"> </w:t>
      </w:r>
    </w:p>
    <w:p w14:paraId="25A05C69" w14:textId="77777777" w:rsidR="00C42422" w:rsidRDefault="00C42422" w:rsidP="00C42422">
      <w:pPr>
        <w:pStyle w:val="ListParagraph"/>
        <w:widowControl w:val="0"/>
        <w:tabs>
          <w:tab w:val="left" w:pos="1782"/>
        </w:tabs>
        <w:autoSpaceDE w:val="0"/>
        <w:autoSpaceDN w:val="0"/>
        <w:spacing w:before="132" w:after="0" w:line="360" w:lineRule="auto"/>
        <w:ind w:left="460" w:right="-270" w:firstLine="0"/>
        <w:contextualSpacing w:val="0"/>
        <w:rPr>
          <w:bCs/>
          <w:color w:val="000000" w:themeColor="text1"/>
          <w:w w:val="99"/>
        </w:rPr>
      </w:pPr>
      <w:r w:rsidRPr="00C42422">
        <w:rPr>
          <w:b/>
          <w:bCs/>
          <w:color w:val="000000" w:themeColor="text1"/>
          <w:w w:val="99"/>
        </w:rPr>
        <w:t>Severability</w:t>
      </w:r>
      <w:r w:rsidRPr="00C42422">
        <w:rPr>
          <w:bCs/>
          <w:color w:val="000000" w:themeColor="text1"/>
          <w:w w:val="99"/>
        </w:rPr>
        <w:t>: If any provisioning of this agreement is declared invalid by any court or government agency, all other provisions shall remain in full force and effect</w:t>
      </w:r>
    </w:p>
    <w:p w14:paraId="1405DDA5" w14:textId="77777777" w:rsidR="00C42422" w:rsidRPr="00774877" w:rsidRDefault="00C42422" w:rsidP="00C42422">
      <w:pPr>
        <w:pStyle w:val="ListParagraph"/>
        <w:widowControl w:val="0"/>
        <w:tabs>
          <w:tab w:val="left" w:pos="1782"/>
        </w:tabs>
        <w:autoSpaceDE w:val="0"/>
        <w:autoSpaceDN w:val="0"/>
        <w:spacing w:before="132" w:after="0" w:line="360" w:lineRule="auto"/>
        <w:ind w:left="460" w:right="-270" w:firstLine="0"/>
        <w:contextualSpacing w:val="0"/>
        <w:rPr>
          <w:bCs/>
          <w:color w:val="000000" w:themeColor="text1"/>
          <w:w w:val="99"/>
        </w:rPr>
      </w:pPr>
    </w:p>
    <w:p w14:paraId="4014D0F1" w14:textId="77777777" w:rsidR="00AC637D" w:rsidRPr="00E01101" w:rsidRDefault="00E01101" w:rsidP="00C42422">
      <w:pPr>
        <w:pStyle w:val="Heading1"/>
        <w:rPr>
          <w:w w:val="99"/>
        </w:rPr>
      </w:pPr>
      <w:bookmarkStart w:id="49" w:name="_Toc136075626"/>
      <w:r w:rsidRPr="00E01101">
        <w:rPr>
          <w:w w:val="99"/>
        </w:rPr>
        <w:t>2</w:t>
      </w:r>
      <w:r w:rsidR="00C42422">
        <w:rPr>
          <w:w w:val="99"/>
        </w:rPr>
        <w:t>5</w:t>
      </w:r>
      <w:r w:rsidRPr="00E01101">
        <w:rPr>
          <w:w w:val="99"/>
        </w:rPr>
        <w:t xml:space="preserve">. </w:t>
      </w:r>
      <w:r w:rsidR="00AC637D" w:rsidRPr="00E01101">
        <w:rPr>
          <w:w w:val="99"/>
        </w:rPr>
        <w:t>EFFECTIVE DATE OF CONTRACT</w:t>
      </w:r>
      <w:bookmarkEnd w:id="49"/>
      <w:r w:rsidR="00AC637D" w:rsidRPr="00E01101">
        <w:rPr>
          <w:w w:val="99"/>
        </w:rPr>
        <w:t xml:space="preserve"> </w:t>
      </w:r>
    </w:p>
    <w:p w14:paraId="79A08AC2" w14:textId="77777777" w:rsidR="00E01101" w:rsidRDefault="00E01101" w:rsidP="00C853EF">
      <w:pPr>
        <w:spacing w:after="100" w:afterAutospacing="1" w:line="360" w:lineRule="auto"/>
        <w:ind w:right="-270"/>
        <w:rPr>
          <w:bCs/>
          <w:color w:val="000000" w:themeColor="text1"/>
          <w:w w:val="99"/>
        </w:rPr>
      </w:pPr>
      <w:r>
        <w:rPr>
          <w:bCs/>
          <w:color w:val="000000" w:themeColor="text1"/>
          <w:w w:val="99"/>
        </w:rPr>
        <w:t>2</w:t>
      </w:r>
      <w:r w:rsidR="00C42422">
        <w:rPr>
          <w:bCs/>
          <w:color w:val="000000" w:themeColor="text1"/>
          <w:w w:val="99"/>
        </w:rPr>
        <w:t>3</w:t>
      </w:r>
      <w:r>
        <w:rPr>
          <w:bCs/>
          <w:color w:val="000000" w:themeColor="text1"/>
          <w:w w:val="99"/>
        </w:rPr>
        <w:t xml:space="preserve">.1 </w:t>
      </w:r>
      <w:r w:rsidR="00AC637D" w:rsidRPr="00CD3F91">
        <w:rPr>
          <w:bCs/>
          <w:color w:val="000000" w:themeColor="text1"/>
          <w:w w:val="99"/>
        </w:rPr>
        <w:t xml:space="preserve">This Contract shall come into force immediately after its signature by both parties. </w:t>
      </w:r>
    </w:p>
    <w:p w14:paraId="1EF8332F" w14:textId="77777777" w:rsidR="00AC637D" w:rsidRDefault="00C42422" w:rsidP="00C853EF">
      <w:pPr>
        <w:spacing w:after="100" w:afterAutospacing="1" w:line="360" w:lineRule="auto"/>
        <w:ind w:right="-270"/>
        <w:rPr>
          <w:bCs/>
          <w:color w:val="000000" w:themeColor="text1"/>
          <w:w w:val="99"/>
        </w:rPr>
      </w:pPr>
      <w:r>
        <w:rPr>
          <w:bCs/>
          <w:color w:val="000000" w:themeColor="text1"/>
          <w:w w:val="99"/>
        </w:rPr>
        <w:t>23</w:t>
      </w:r>
      <w:r w:rsidR="00E01101">
        <w:rPr>
          <w:bCs/>
          <w:color w:val="000000" w:themeColor="text1"/>
          <w:w w:val="99"/>
        </w:rPr>
        <w:t xml:space="preserve">.2 </w:t>
      </w:r>
      <w:r w:rsidR="00AC637D" w:rsidRPr="00CD3F91">
        <w:rPr>
          <w:bCs/>
          <w:color w:val="000000" w:themeColor="text1"/>
          <w:w w:val="99"/>
        </w:rPr>
        <w:t xml:space="preserve">Where the parties affix their signature at different times, the later day shall be deemed to the date of signature. If the date is not mentioned on the signature space, the date stated in the preamble of the Contract deemed to be the date of signature of the Contract. </w:t>
      </w:r>
    </w:p>
    <w:p w14:paraId="32D04B8C" w14:textId="77777777" w:rsidR="00AC637D" w:rsidRDefault="00AC637D" w:rsidP="000358A2">
      <w:pPr>
        <w:spacing w:line="360" w:lineRule="auto"/>
        <w:ind w:right="-270"/>
        <w:rPr>
          <w:bCs/>
          <w:color w:val="000000" w:themeColor="text1"/>
          <w:w w:val="99"/>
        </w:rPr>
      </w:pPr>
      <w:r w:rsidRPr="00B60B72">
        <w:rPr>
          <w:bCs/>
          <w:color w:val="000000" w:themeColor="text1"/>
          <w:w w:val="99"/>
        </w:rPr>
        <w:t>In witness thereof the parties hereto have caused this agreement to be executed in accordance with the Laws of Ethiopia.</w:t>
      </w:r>
    </w:p>
    <w:p w14:paraId="7BEEF98C" w14:textId="77777777" w:rsidR="008417F2" w:rsidRDefault="008417F2" w:rsidP="000358A2">
      <w:pPr>
        <w:spacing w:after="0" w:line="259" w:lineRule="auto"/>
        <w:ind w:left="0" w:right="-270" w:firstLine="0"/>
        <w:jc w:val="left"/>
      </w:pPr>
    </w:p>
    <w:p w14:paraId="19E858D6" w14:textId="77777777" w:rsidR="008417F2" w:rsidRPr="004C38D1" w:rsidRDefault="008417F2" w:rsidP="000358A2">
      <w:pPr>
        <w:spacing w:after="0" w:line="360" w:lineRule="auto"/>
        <w:ind w:left="0" w:right="-270" w:firstLine="0"/>
        <w:rPr>
          <w:b/>
        </w:rPr>
      </w:pPr>
      <w:r w:rsidRPr="004C38D1">
        <w:rPr>
          <w:b/>
        </w:rPr>
        <w:t xml:space="preserve">Signed for and on behalf of                  </w:t>
      </w:r>
      <w:r>
        <w:rPr>
          <w:b/>
        </w:rPr>
        <w:t xml:space="preserve">         </w:t>
      </w:r>
      <w:r w:rsidRPr="004C38D1">
        <w:rPr>
          <w:b/>
        </w:rPr>
        <w:t xml:space="preserve">Signed for and on behalf of  </w:t>
      </w:r>
    </w:p>
    <w:p w14:paraId="01A4CFA8" w14:textId="77777777" w:rsidR="006F3864" w:rsidRDefault="008417F2" w:rsidP="009956D6">
      <w:pPr>
        <w:spacing w:after="307" w:line="360" w:lineRule="auto"/>
        <w:ind w:left="0" w:right="-270" w:firstLine="0"/>
        <w:rPr>
          <w:b/>
          <w:bCs/>
          <w:color w:val="000000" w:themeColor="text1"/>
          <w:w w:val="99"/>
        </w:rPr>
      </w:pPr>
      <w:r w:rsidRPr="004C38D1">
        <w:rPr>
          <w:b/>
        </w:rPr>
        <w:t xml:space="preserve">Ethio Telecom </w:t>
      </w:r>
      <w:r w:rsidRPr="004C38D1">
        <w:rPr>
          <w:b/>
        </w:rPr>
        <w:tab/>
      </w:r>
      <w:r w:rsidRPr="004C38D1">
        <w:rPr>
          <w:b/>
        </w:rPr>
        <w:tab/>
      </w:r>
      <w:r w:rsidRPr="008417F2">
        <w:rPr>
          <w:b/>
        </w:rPr>
        <w:t xml:space="preserve">                               </w:t>
      </w:r>
      <w:r w:rsidR="00E51284" w:rsidRPr="00E51284">
        <w:rPr>
          <w:b/>
        </w:rPr>
        <w:t>Sidama National regional government</w:t>
      </w:r>
    </w:p>
    <w:p w14:paraId="2ABEFF34" w14:textId="77777777" w:rsidR="008417F2" w:rsidRDefault="00272E94" w:rsidP="009956D6">
      <w:pPr>
        <w:spacing w:after="307" w:line="360" w:lineRule="auto"/>
        <w:ind w:left="0" w:right="-270" w:firstLine="0"/>
      </w:pPr>
      <w:proofErr w:type="gramStart"/>
      <w:r>
        <w:rPr>
          <w:sz w:val="23"/>
        </w:rPr>
        <w:lastRenderedPageBreak/>
        <w:t xml:space="preserve">Name </w:t>
      </w:r>
      <w:r>
        <w:rPr>
          <w:sz w:val="23"/>
        </w:rPr>
        <w:tab/>
        <w:t>_</w:t>
      </w:r>
      <w:proofErr w:type="gramEnd"/>
      <w:r>
        <w:rPr>
          <w:sz w:val="23"/>
        </w:rPr>
        <w:t>_________________</w:t>
      </w:r>
      <w:proofErr w:type="gramStart"/>
      <w:r>
        <w:rPr>
          <w:sz w:val="23"/>
        </w:rPr>
        <w:t xml:space="preserve">_  </w:t>
      </w:r>
      <w:r>
        <w:rPr>
          <w:sz w:val="23"/>
        </w:rPr>
        <w:tab/>
      </w:r>
      <w:proofErr w:type="gramEnd"/>
      <w:r>
        <w:rPr>
          <w:sz w:val="23"/>
        </w:rPr>
        <w:tab/>
      </w:r>
      <w:r>
        <w:rPr>
          <w:sz w:val="23"/>
        </w:rPr>
        <w:tab/>
      </w:r>
      <w:r w:rsidR="008417F2">
        <w:rPr>
          <w:sz w:val="23"/>
        </w:rPr>
        <w:t xml:space="preserve">Name_______________________ </w:t>
      </w:r>
    </w:p>
    <w:p w14:paraId="7C5136F2" w14:textId="77777777" w:rsidR="008417F2" w:rsidRDefault="008417F2" w:rsidP="000358A2">
      <w:pPr>
        <w:spacing w:after="98" w:line="360" w:lineRule="auto"/>
        <w:ind w:left="-5" w:right="-270" w:firstLine="5"/>
        <w:jc w:val="left"/>
        <w:rPr>
          <w:sz w:val="23"/>
        </w:rPr>
      </w:pPr>
      <w:r>
        <w:rPr>
          <w:sz w:val="23"/>
        </w:rPr>
        <w:t>Signature ______________</w:t>
      </w:r>
      <w:r w:rsidR="00272E94">
        <w:rPr>
          <w:sz w:val="23"/>
        </w:rPr>
        <w:t xml:space="preserve">___                          </w:t>
      </w:r>
      <w:r w:rsidR="00272E94">
        <w:rPr>
          <w:sz w:val="23"/>
        </w:rPr>
        <w:tab/>
      </w:r>
      <w:r>
        <w:rPr>
          <w:sz w:val="23"/>
        </w:rPr>
        <w:t xml:space="preserve">Signature ___________________ </w:t>
      </w:r>
    </w:p>
    <w:p w14:paraId="52B5CB13" w14:textId="77777777" w:rsidR="00272E94" w:rsidRDefault="00272E94" w:rsidP="000358A2">
      <w:pPr>
        <w:spacing w:after="98" w:line="360" w:lineRule="auto"/>
        <w:ind w:left="-5" w:right="-270" w:firstLine="5"/>
        <w:jc w:val="left"/>
      </w:pPr>
      <w:r>
        <w:rPr>
          <w:sz w:val="23"/>
        </w:rPr>
        <w:t xml:space="preserve">Title </w:t>
      </w:r>
      <w:r>
        <w:rPr>
          <w:sz w:val="23"/>
        </w:rPr>
        <w:tab/>
        <w:t xml:space="preserve">___________________                         </w:t>
      </w:r>
      <w:r>
        <w:rPr>
          <w:sz w:val="23"/>
        </w:rPr>
        <w:tab/>
        <w:t xml:space="preserve">Title________________________  </w:t>
      </w:r>
    </w:p>
    <w:p w14:paraId="233C8261" w14:textId="77777777" w:rsidR="008417F2" w:rsidRDefault="008417F2" w:rsidP="000358A2">
      <w:pPr>
        <w:spacing w:after="266" w:line="360" w:lineRule="auto"/>
        <w:ind w:left="-5" w:right="-270" w:firstLine="5"/>
        <w:jc w:val="left"/>
      </w:pPr>
      <w:r>
        <w:rPr>
          <w:sz w:val="23"/>
        </w:rPr>
        <w:t>Date _________________</w:t>
      </w:r>
      <w:r w:rsidR="00272E94">
        <w:rPr>
          <w:sz w:val="23"/>
        </w:rPr>
        <w:t xml:space="preserve">____                           </w:t>
      </w:r>
      <w:r w:rsidR="00272E94">
        <w:rPr>
          <w:sz w:val="23"/>
        </w:rPr>
        <w:tab/>
      </w:r>
      <w:r>
        <w:rPr>
          <w:sz w:val="23"/>
        </w:rPr>
        <w:t>Date _______________________</w:t>
      </w:r>
    </w:p>
    <w:p w14:paraId="63627AFC" w14:textId="77777777" w:rsidR="008417F2" w:rsidRDefault="00272E94" w:rsidP="000358A2">
      <w:pPr>
        <w:ind w:left="0" w:right="-270" w:firstLine="0"/>
        <w:rPr>
          <w:b/>
        </w:rPr>
      </w:pPr>
      <w:r w:rsidRPr="00B60B72">
        <w:rPr>
          <w:rFonts w:eastAsia="Calibri"/>
        </w:rPr>
        <w:t>In the presence of</w:t>
      </w:r>
    </w:p>
    <w:p w14:paraId="5414F4C8" w14:textId="77777777" w:rsidR="008417F2" w:rsidRPr="004C38D1" w:rsidRDefault="008417F2" w:rsidP="000358A2">
      <w:pPr>
        <w:ind w:left="0" w:right="-270" w:firstLine="0"/>
        <w:rPr>
          <w:b/>
        </w:rPr>
      </w:pPr>
      <w:r w:rsidRPr="004C38D1">
        <w:rPr>
          <w:b/>
        </w:rPr>
        <w:t>Witnesses</w:t>
      </w:r>
    </w:p>
    <w:p w14:paraId="42FF7153" w14:textId="77777777" w:rsidR="008417F2" w:rsidRDefault="008417F2" w:rsidP="008F04DE">
      <w:pPr>
        <w:pStyle w:val="ListParagraph"/>
        <w:numPr>
          <w:ilvl w:val="0"/>
          <w:numId w:val="10"/>
        </w:numPr>
        <w:spacing w:after="98" w:line="360" w:lineRule="auto"/>
        <w:ind w:right="-270"/>
        <w:jc w:val="left"/>
      </w:pPr>
      <w:proofErr w:type="gramStart"/>
      <w:r w:rsidRPr="004C38D1">
        <w:rPr>
          <w:sz w:val="23"/>
        </w:rPr>
        <w:t xml:space="preserve">Name </w:t>
      </w:r>
      <w:r w:rsidRPr="004C38D1">
        <w:rPr>
          <w:sz w:val="23"/>
        </w:rPr>
        <w:tab/>
        <w:t>_</w:t>
      </w:r>
      <w:proofErr w:type="gramEnd"/>
      <w:r w:rsidRPr="004C38D1">
        <w:rPr>
          <w:sz w:val="23"/>
        </w:rPr>
        <w:t>______</w:t>
      </w:r>
      <w:r>
        <w:rPr>
          <w:sz w:val="23"/>
        </w:rPr>
        <w:t xml:space="preserve">___________   </w:t>
      </w:r>
      <w:r w:rsidRPr="004C38D1">
        <w:rPr>
          <w:sz w:val="23"/>
        </w:rPr>
        <w:t xml:space="preserve">                 Name_____________________</w:t>
      </w:r>
      <w:r>
        <w:rPr>
          <w:sz w:val="23"/>
        </w:rPr>
        <w:t>_</w:t>
      </w:r>
      <w:r w:rsidRPr="004C38D1">
        <w:rPr>
          <w:sz w:val="23"/>
        </w:rPr>
        <w:t xml:space="preserve"> </w:t>
      </w:r>
    </w:p>
    <w:p w14:paraId="5CAB60BB" w14:textId="77777777" w:rsidR="008417F2" w:rsidRDefault="008417F2" w:rsidP="000358A2">
      <w:pPr>
        <w:pStyle w:val="ListParagraph"/>
        <w:spacing w:after="98" w:line="360" w:lineRule="auto"/>
        <w:ind w:left="450" w:right="-270" w:firstLine="0"/>
        <w:jc w:val="left"/>
        <w:rPr>
          <w:sz w:val="23"/>
        </w:rPr>
      </w:pPr>
      <w:r w:rsidRPr="004C38D1">
        <w:rPr>
          <w:sz w:val="23"/>
        </w:rPr>
        <w:t>Signature ______________</w:t>
      </w:r>
      <w:r w:rsidR="00272E94">
        <w:rPr>
          <w:sz w:val="23"/>
        </w:rPr>
        <w:t>_</w:t>
      </w:r>
      <w:r w:rsidRPr="004C38D1">
        <w:rPr>
          <w:sz w:val="23"/>
        </w:rPr>
        <w:t xml:space="preserve">___                   </w:t>
      </w:r>
      <w:proofErr w:type="spellStart"/>
      <w:r w:rsidRPr="004C38D1">
        <w:rPr>
          <w:sz w:val="23"/>
        </w:rPr>
        <w:t>Signature</w:t>
      </w:r>
      <w:proofErr w:type="spellEnd"/>
      <w:r w:rsidRPr="004C38D1">
        <w:rPr>
          <w:sz w:val="23"/>
        </w:rPr>
        <w:t xml:space="preserve"> __________________ </w:t>
      </w:r>
    </w:p>
    <w:p w14:paraId="35AACF22" w14:textId="77777777" w:rsidR="00272E94" w:rsidRDefault="00272E94" w:rsidP="000358A2">
      <w:pPr>
        <w:pStyle w:val="ListParagraph"/>
        <w:spacing w:after="98" w:line="360" w:lineRule="auto"/>
        <w:ind w:left="450" w:right="-270" w:firstLine="0"/>
        <w:jc w:val="left"/>
      </w:pPr>
      <w:r w:rsidRPr="00B60B72">
        <w:rPr>
          <w:rFonts w:eastAsia="Calibri"/>
        </w:rPr>
        <w:t>Address</w:t>
      </w:r>
      <w:r w:rsidRPr="004C38D1">
        <w:rPr>
          <w:sz w:val="23"/>
        </w:rPr>
        <w:t xml:space="preserve">___________________    </w:t>
      </w:r>
      <w:r>
        <w:rPr>
          <w:sz w:val="23"/>
        </w:rPr>
        <w:tab/>
      </w:r>
      <w:r>
        <w:rPr>
          <w:sz w:val="23"/>
        </w:rPr>
        <w:tab/>
      </w:r>
      <w:r w:rsidRPr="00B60B72">
        <w:rPr>
          <w:rFonts w:eastAsia="Calibri"/>
        </w:rPr>
        <w:t>Address</w:t>
      </w:r>
      <w:r>
        <w:rPr>
          <w:rFonts w:eastAsia="Calibri"/>
        </w:rPr>
        <w:t xml:space="preserve"> </w:t>
      </w:r>
      <w:r w:rsidRPr="004C38D1">
        <w:rPr>
          <w:sz w:val="23"/>
        </w:rPr>
        <w:t xml:space="preserve">___________________ </w:t>
      </w:r>
    </w:p>
    <w:p w14:paraId="74D92616" w14:textId="77777777" w:rsidR="008417F2" w:rsidRDefault="008417F2" w:rsidP="000358A2">
      <w:pPr>
        <w:pStyle w:val="ListParagraph"/>
        <w:spacing w:after="266" w:line="360" w:lineRule="auto"/>
        <w:ind w:left="450" w:right="-270" w:firstLine="0"/>
        <w:jc w:val="left"/>
        <w:rPr>
          <w:sz w:val="23"/>
        </w:rPr>
      </w:pPr>
      <w:r w:rsidRPr="004C38D1">
        <w:rPr>
          <w:sz w:val="23"/>
        </w:rPr>
        <w:t xml:space="preserve">Date _____________________                     </w:t>
      </w:r>
      <w:proofErr w:type="spellStart"/>
      <w:proofErr w:type="gramStart"/>
      <w:r w:rsidRPr="004C38D1">
        <w:rPr>
          <w:sz w:val="23"/>
        </w:rPr>
        <w:t>Date</w:t>
      </w:r>
      <w:proofErr w:type="spellEnd"/>
      <w:r w:rsidR="00272E94">
        <w:rPr>
          <w:sz w:val="23"/>
        </w:rPr>
        <w:t xml:space="preserve"> </w:t>
      </w:r>
      <w:r w:rsidRPr="004C38D1">
        <w:rPr>
          <w:sz w:val="23"/>
        </w:rPr>
        <w:t xml:space="preserve"> _</w:t>
      </w:r>
      <w:proofErr w:type="gramEnd"/>
      <w:r w:rsidRPr="004C38D1">
        <w:rPr>
          <w:sz w:val="23"/>
        </w:rPr>
        <w:t>_____________________</w:t>
      </w:r>
    </w:p>
    <w:p w14:paraId="499718EC" w14:textId="77777777" w:rsidR="008417F2" w:rsidRPr="004C38D1" w:rsidRDefault="008417F2" w:rsidP="000358A2">
      <w:pPr>
        <w:pStyle w:val="ListParagraph"/>
        <w:spacing w:after="266" w:line="360" w:lineRule="auto"/>
        <w:ind w:left="450" w:right="-270" w:firstLine="0"/>
        <w:jc w:val="left"/>
      </w:pPr>
    </w:p>
    <w:p w14:paraId="44A3E42F" w14:textId="77777777" w:rsidR="00272E94" w:rsidRPr="00272E94" w:rsidRDefault="008417F2" w:rsidP="008F04DE">
      <w:pPr>
        <w:pStyle w:val="ListParagraph"/>
        <w:numPr>
          <w:ilvl w:val="0"/>
          <w:numId w:val="10"/>
        </w:numPr>
        <w:spacing w:after="98" w:line="360" w:lineRule="auto"/>
        <w:ind w:right="-270"/>
        <w:jc w:val="left"/>
      </w:pPr>
      <w:r w:rsidRPr="004C38D1">
        <w:rPr>
          <w:sz w:val="23"/>
        </w:rPr>
        <w:t xml:space="preserve">Name </w:t>
      </w:r>
      <w:r w:rsidRPr="004C38D1">
        <w:rPr>
          <w:sz w:val="23"/>
        </w:rPr>
        <w:tab/>
        <w:t>_______</w:t>
      </w:r>
      <w:r>
        <w:rPr>
          <w:sz w:val="23"/>
        </w:rPr>
        <w:t xml:space="preserve">____________ </w:t>
      </w:r>
      <w:r w:rsidRPr="004C38D1">
        <w:rPr>
          <w:sz w:val="23"/>
        </w:rPr>
        <w:t xml:space="preserve">  </w:t>
      </w:r>
      <w:r w:rsidR="00272E94">
        <w:rPr>
          <w:sz w:val="23"/>
        </w:rPr>
        <w:t xml:space="preserve"> </w:t>
      </w:r>
      <w:r w:rsidRPr="004C38D1">
        <w:rPr>
          <w:sz w:val="23"/>
        </w:rPr>
        <w:t xml:space="preserve">              </w:t>
      </w:r>
      <w:proofErr w:type="spellStart"/>
      <w:r w:rsidRPr="004C38D1">
        <w:rPr>
          <w:sz w:val="23"/>
        </w:rPr>
        <w:t>Name</w:t>
      </w:r>
      <w:proofErr w:type="spellEnd"/>
      <w:r w:rsidRPr="004C38D1">
        <w:rPr>
          <w:sz w:val="23"/>
        </w:rPr>
        <w:t xml:space="preserve">_______________________ </w:t>
      </w:r>
      <w:r w:rsidRPr="00272E94">
        <w:rPr>
          <w:sz w:val="23"/>
        </w:rPr>
        <w:t>Signature ________________</w:t>
      </w:r>
      <w:r w:rsidR="00272E94">
        <w:rPr>
          <w:sz w:val="23"/>
        </w:rPr>
        <w:t>__</w:t>
      </w:r>
      <w:r w:rsidRPr="00272E94">
        <w:rPr>
          <w:sz w:val="23"/>
        </w:rPr>
        <w:t xml:space="preserve"> </w:t>
      </w:r>
      <w:r w:rsidR="00272E94">
        <w:rPr>
          <w:sz w:val="23"/>
        </w:rPr>
        <w:tab/>
      </w:r>
      <w:r w:rsidR="00272E94">
        <w:rPr>
          <w:sz w:val="23"/>
        </w:rPr>
        <w:tab/>
      </w:r>
      <w:proofErr w:type="spellStart"/>
      <w:r w:rsidR="00272E94" w:rsidRPr="004C38D1">
        <w:rPr>
          <w:sz w:val="23"/>
        </w:rPr>
        <w:t>Signature</w:t>
      </w:r>
      <w:proofErr w:type="spellEnd"/>
      <w:r w:rsidR="00272E94" w:rsidRPr="004C38D1">
        <w:rPr>
          <w:sz w:val="23"/>
        </w:rPr>
        <w:t xml:space="preserve"> ___________________</w:t>
      </w:r>
    </w:p>
    <w:p w14:paraId="5E75BFBB" w14:textId="77777777" w:rsidR="008417F2" w:rsidRDefault="00272E94" w:rsidP="000358A2">
      <w:pPr>
        <w:pStyle w:val="ListParagraph"/>
        <w:spacing w:after="98" w:line="360" w:lineRule="auto"/>
        <w:ind w:left="450" w:right="-270" w:firstLine="0"/>
        <w:jc w:val="left"/>
      </w:pPr>
      <w:r w:rsidRPr="00B60B72">
        <w:rPr>
          <w:rFonts w:eastAsia="Calibri"/>
        </w:rPr>
        <w:t>Address</w:t>
      </w:r>
      <w:r w:rsidRPr="004C38D1">
        <w:rPr>
          <w:sz w:val="23"/>
        </w:rPr>
        <w:t>__________________</w:t>
      </w:r>
      <w:r>
        <w:rPr>
          <w:sz w:val="23"/>
        </w:rPr>
        <w:t>_</w:t>
      </w:r>
      <w:proofErr w:type="gramStart"/>
      <w:r w:rsidRPr="004C38D1">
        <w:rPr>
          <w:sz w:val="23"/>
        </w:rPr>
        <w:t>_</w:t>
      </w:r>
      <w:r w:rsidR="008417F2" w:rsidRPr="004C38D1">
        <w:rPr>
          <w:sz w:val="23"/>
        </w:rPr>
        <w:t xml:space="preserve">  </w:t>
      </w:r>
      <w:r>
        <w:rPr>
          <w:sz w:val="23"/>
        </w:rPr>
        <w:tab/>
      </w:r>
      <w:proofErr w:type="gramEnd"/>
      <w:r>
        <w:rPr>
          <w:sz w:val="23"/>
        </w:rPr>
        <w:tab/>
      </w:r>
      <w:r w:rsidRPr="00B60B72">
        <w:rPr>
          <w:rFonts w:eastAsia="Calibri"/>
        </w:rPr>
        <w:t>Address</w:t>
      </w:r>
      <w:r w:rsidRPr="004C38D1">
        <w:rPr>
          <w:sz w:val="23"/>
        </w:rPr>
        <w:t>__________________</w:t>
      </w:r>
      <w:r>
        <w:rPr>
          <w:sz w:val="23"/>
        </w:rPr>
        <w:t>_</w:t>
      </w:r>
      <w:r w:rsidRPr="004C38D1">
        <w:rPr>
          <w:sz w:val="23"/>
        </w:rPr>
        <w:t>_</w:t>
      </w:r>
      <w:r w:rsidR="008417F2" w:rsidRPr="004C38D1">
        <w:rPr>
          <w:sz w:val="23"/>
        </w:rPr>
        <w:t xml:space="preserve">                 </w:t>
      </w:r>
    </w:p>
    <w:p w14:paraId="66494EE9" w14:textId="77777777" w:rsidR="008417F2" w:rsidRDefault="008417F2" w:rsidP="000358A2">
      <w:pPr>
        <w:pStyle w:val="ListParagraph"/>
        <w:spacing w:after="266" w:line="360" w:lineRule="auto"/>
        <w:ind w:left="450" w:right="-270" w:firstLine="0"/>
        <w:jc w:val="left"/>
        <w:rPr>
          <w:sz w:val="23"/>
        </w:rPr>
      </w:pPr>
      <w:r w:rsidRPr="004C38D1">
        <w:rPr>
          <w:sz w:val="23"/>
        </w:rPr>
        <w:t>Date _________________</w:t>
      </w:r>
      <w:r w:rsidR="00272E94">
        <w:rPr>
          <w:sz w:val="23"/>
        </w:rPr>
        <w:t>__</w:t>
      </w:r>
      <w:r w:rsidRPr="004C38D1">
        <w:rPr>
          <w:sz w:val="23"/>
        </w:rPr>
        <w:t xml:space="preserve">___                   </w:t>
      </w:r>
      <w:proofErr w:type="spellStart"/>
      <w:r w:rsidRPr="004C38D1">
        <w:rPr>
          <w:sz w:val="23"/>
        </w:rPr>
        <w:t>Date</w:t>
      </w:r>
      <w:proofErr w:type="spellEnd"/>
      <w:r w:rsidRPr="004C38D1">
        <w:rPr>
          <w:sz w:val="23"/>
        </w:rPr>
        <w:t xml:space="preserve"> _______________________</w:t>
      </w:r>
    </w:p>
    <w:p w14:paraId="256522A7" w14:textId="77777777" w:rsidR="002404E3" w:rsidRDefault="002404E3" w:rsidP="000358A2">
      <w:pPr>
        <w:pStyle w:val="ListParagraph"/>
        <w:spacing w:after="266" w:line="360" w:lineRule="auto"/>
        <w:ind w:left="450" w:right="-270" w:firstLine="0"/>
        <w:jc w:val="left"/>
        <w:rPr>
          <w:sz w:val="23"/>
        </w:rPr>
      </w:pPr>
    </w:p>
    <w:p w14:paraId="33EF2AA0" w14:textId="77777777" w:rsidR="00827719" w:rsidRPr="007B15EF" w:rsidRDefault="00827719" w:rsidP="007B15EF">
      <w:pPr>
        <w:pStyle w:val="Heading1"/>
        <w:jc w:val="center"/>
        <w:rPr>
          <w:color w:val="0070C0"/>
          <w:sz w:val="36"/>
          <w:szCs w:val="36"/>
        </w:rPr>
      </w:pPr>
      <w:r w:rsidRPr="007B15EF">
        <w:rPr>
          <w:color w:val="0070C0"/>
          <w:sz w:val="36"/>
          <w:szCs w:val="36"/>
        </w:rPr>
        <w:t>ANNEX</w:t>
      </w:r>
      <w:r w:rsidR="00C30E8D" w:rsidRPr="007B15EF">
        <w:rPr>
          <w:color w:val="0070C0"/>
          <w:sz w:val="36"/>
          <w:szCs w:val="36"/>
        </w:rPr>
        <w:t xml:space="preserve">: </w:t>
      </w:r>
      <w:r w:rsidRPr="007B15EF">
        <w:rPr>
          <w:color w:val="0070C0"/>
          <w:sz w:val="36"/>
          <w:szCs w:val="36"/>
        </w:rPr>
        <w:t>1</w:t>
      </w:r>
    </w:p>
    <w:p w14:paraId="7942FA50" w14:textId="77777777" w:rsidR="00AD4ECC" w:rsidRPr="00827719" w:rsidRDefault="00C30E8D" w:rsidP="00827719">
      <w:pPr>
        <w:ind w:left="0" w:right="-270" w:firstLine="0"/>
        <w:jc w:val="center"/>
        <w:rPr>
          <w:b/>
          <w:color w:val="0070C0"/>
          <w:sz w:val="36"/>
          <w:szCs w:val="36"/>
        </w:rPr>
      </w:pPr>
      <w:r w:rsidRPr="00827719">
        <w:rPr>
          <w:b/>
          <w:color w:val="0070C0"/>
          <w:sz w:val="36"/>
          <w:szCs w:val="36"/>
        </w:rPr>
        <w:t>DELIVERY AND LEAD-TIME</w:t>
      </w:r>
    </w:p>
    <w:tbl>
      <w:tblPr>
        <w:tblStyle w:val="TableGrid"/>
        <w:tblW w:w="9782" w:type="dxa"/>
        <w:tblInd w:w="90" w:type="dxa"/>
        <w:tblLook w:val="04A0" w:firstRow="1" w:lastRow="0" w:firstColumn="1" w:lastColumn="0" w:noHBand="0" w:noVBand="1"/>
      </w:tblPr>
      <w:tblGrid>
        <w:gridCol w:w="9782"/>
      </w:tblGrid>
      <w:tr w:rsidR="00E501D0" w14:paraId="5582853A" w14:textId="77777777" w:rsidTr="00B919CE">
        <w:trPr>
          <w:trHeight w:val="299"/>
        </w:trPr>
        <w:tc>
          <w:tcPr>
            <w:tcW w:w="9782" w:type="dxa"/>
            <w:shd w:val="clear" w:color="auto" w:fill="92D050"/>
          </w:tcPr>
          <w:p w14:paraId="1989C620" w14:textId="77777777" w:rsidR="00E501D0" w:rsidRDefault="00E501D0" w:rsidP="000358A2">
            <w:pPr>
              <w:spacing w:line="360" w:lineRule="auto"/>
              <w:ind w:right="-270"/>
              <w:jc w:val="center"/>
              <w:rPr>
                <w:color w:val="000000"/>
              </w:rPr>
            </w:pPr>
            <w:r w:rsidRPr="00BF038C">
              <w:rPr>
                <w:b/>
                <w:bCs/>
                <w:color w:val="000000"/>
                <w:sz w:val="28"/>
              </w:rPr>
              <w:t>Project delivery</w:t>
            </w:r>
          </w:p>
        </w:tc>
      </w:tr>
      <w:tr w:rsidR="00E501D0" w14:paraId="60BF9914" w14:textId="77777777" w:rsidTr="00EA7903">
        <w:trPr>
          <w:trHeight w:val="451"/>
        </w:trPr>
        <w:tc>
          <w:tcPr>
            <w:tcW w:w="9782" w:type="dxa"/>
          </w:tcPr>
          <w:p w14:paraId="0B3DE67A" w14:textId="16F47459" w:rsidR="00E501D0" w:rsidRPr="00572E5D" w:rsidRDefault="006F3864" w:rsidP="00A83B1E">
            <w:pPr>
              <w:pStyle w:val="ListParagraph"/>
              <w:widowControl w:val="0"/>
              <w:numPr>
                <w:ilvl w:val="0"/>
                <w:numId w:val="9"/>
              </w:numPr>
              <w:spacing w:line="360" w:lineRule="auto"/>
              <w:ind w:right="-270"/>
              <w:rPr>
                <w:color w:val="000000"/>
              </w:rPr>
            </w:pPr>
            <w:r>
              <w:rPr>
                <w:color w:val="000000"/>
              </w:rPr>
              <w:t>One Month</w:t>
            </w:r>
            <w:r w:rsidR="009F31FA" w:rsidRPr="00572E5D">
              <w:rPr>
                <w:color w:val="000000"/>
              </w:rPr>
              <w:t xml:space="preserve"> after advan</w:t>
            </w:r>
            <w:r w:rsidR="00C22D56">
              <w:rPr>
                <w:color w:val="000000"/>
              </w:rPr>
              <w:t>ce payment as per the agreement.</w:t>
            </w:r>
          </w:p>
        </w:tc>
      </w:tr>
    </w:tbl>
    <w:p w14:paraId="31608E66" w14:textId="77777777" w:rsidR="00AD4ECC" w:rsidRDefault="00AD4ECC" w:rsidP="000358A2">
      <w:pPr>
        <w:widowControl w:val="0"/>
        <w:pBdr>
          <w:top w:val="nil"/>
          <w:left w:val="nil"/>
          <w:bottom w:val="nil"/>
          <w:right w:val="nil"/>
          <w:between w:val="nil"/>
        </w:pBdr>
        <w:spacing w:after="0" w:line="360" w:lineRule="auto"/>
        <w:ind w:left="90" w:right="-270" w:firstLine="0"/>
        <w:rPr>
          <w:color w:val="000000"/>
        </w:rPr>
      </w:pPr>
    </w:p>
    <w:p w14:paraId="6043BBBD" w14:textId="77777777" w:rsidR="00F47804" w:rsidRDefault="00F47804" w:rsidP="000358A2">
      <w:pPr>
        <w:ind w:left="0" w:right="-270" w:firstLine="0"/>
        <w:jc w:val="center"/>
        <w:rPr>
          <w:b/>
          <w:color w:val="0070C0"/>
          <w:sz w:val="28"/>
          <w:szCs w:val="28"/>
        </w:rPr>
      </w:pPr>
    </w:p>
    <w:p w14:paraId="218635F3" w14:textId="77777777" w:rsidR="00F47804" w:rsidRDefault="00F47804" w:rsidP="000358A2">
      <w:pPr>
        <w:ind w:left="0" w:right="-270" w:firstLine="0"/>
        <w:jc w:val="center"/>
        <w:rPr>
          <w:b/>
          <w:color w:val="0070C0"/>
          <w:sz w:val="28"/>
          <w:szCs w:val="28"/>
        </w:rPr>
      </w:pPr>
    </w:p>
    <w:p w14:paraId="34D08185" w14:textId="77777777" w:rsidR="00F47804" w:rsidRDefault="00F47804" w:rsidP="000358A2">
      <w:pPr>
        <w:ind w:left="0" w:right="-270" w:firstLine="0"/>
        <w:jc w:val="center"/>
        <w:rPr>
          <w:b/>
          <w:color w:val="0070C0"/>
          <w:sz w:val="28"/>
          <w:szCs w:val="28"/>
        </w:rPr>
      </w:pPr>
    </w:p>
    <w:p w14:paraId="3E05A7C7" w14:textId="77777777" w:rsidR="00F47804" w:rsidRDefault="00F47804" w:rsidP="000358A2">
      <w:pPr>
        <w:ind w:left="0" w:right="-270" w:firstLine="0"/>
        <w:jc w:val="center"/>
        <w:rPr>
          <w:b/>
          <w:color w:val="0070C0"/>
          <w:sz w:val="28"/>
          <w:szCs w:val="28"/>
        </w:rPr>
      </w:pPr>
    </w:p>
    <w:p w14:paraId="7A025CAC" w14:textId="77777777" w:rsidR="00F47804" w:rsidRDefault="00F47804" w:rsidP="000358A2">
      <w:pPr>
        <w:ind w:left="0" w:right="-270" w:firstLine="0"/>
        <w:jc w:val="center"/>
        <w:rPr>
          <w:b/>
          <w:color w:val="0070C0"/>
          <w:sz w:val="28"/>
          <w:szCs w:val="28"/>
        </w:rPr>
      </w:pPr>
    </w:p>
    <w:p w14:paraId="47AA3B74" w14:textId="77777777" w:rsidR="00F47804" w:rsidRDefault="00F47804" w:rsidP="000358A2">
      <w:pPr>
        <w:ind w:left="0" w:right="-270" w:firstLine="0"/>
        <w:jc w:val="center"/>
        <w:rPr>
          <w:b/>
          <w:color w:val="0070C0"/>
          <w:sz w:val="28"/>
          <w:szCs w:val="28"/>
        </w:rPr>
      </w:pPr>
    </w:p>
    <w:p w14:paraId="68B7AC7A" w14:textId="77777777" w:rsidR="00F47804" w:rsidRDefault="00F47804" w:rsidP="000358A2">
      <w:pPr>
        <w:ind w:left="0" w:right="-270" w:firstLine="0"/>
        <w:jc w:val="center"/>
        <w:rPr>
          <w:b/>
          <w:color w:val="0070C0"/>
          <w:sz w:val="28"/>
          <w:szCs w:val="28"/>
        </w:rPr>
      </w:pPr>
    </w:p>
    <w:p w14:paraId="6960AE44" w14:textId="77777777" w:rsidR="00F47804" w:rsidRDefault="00F47804" w:rsidP="000358A2">
      <w:pPr>
        <w:ind w:left="0" w:right="-270" w:firstLine="0"/>
        <w:jc w:val="center"/>
        <w:rPr>
          <w:b/>
          <w:color w:val="0070C0"/>
          <w:sz w:val="28"/>
          <w:szCs w:val="28"/>
        </w:rPr>
      </w:pPr>
    </w:p>
    <w:p w14:paraId="3D0A60C3" w14:textId="77777777" w:rsidR="00F47804" w:rsidRDefault="00F47804" w:rsidP="000358A2">
      <w:pPr>
        <w:ind w:left="0" w:right="-270" w:firstLine="0"/>
        <w:jc w:val="center"/>
        <w:rPr>
          <w:b/>
          <w:color w:val="0070C0"/>
          <w:sz w:val="28"/>
          <w:szCs w:val="28"/>
        </w:rPr>
      </w:pPr>
    </w:p>
    <w:p w14:paraId="522EEE8F" w14:textId="77777777" w:rsidR="00F47804" w:rsidRDefault="00F47804" w:rsidP="000358A2">
      <w:pPr>
        <w:ind w:left="0" w:right="-270" w:firstLine="0"/>
        <w:jc w:val="center"/>
        <w:rPr>
          <w:b/>
          <w:color w:val="0070C0"/>
          <w:sz w:val="28"/>
          <w:szCs w:val="28"/>
        </w:rPr>
      </w:pPr>
    </w:p>
    <w:p w14:paraId="6D82B5FE" w14:textId="77777777" w:rsidR="00DF6A42" w:rsidRDefault="00DF6A42" w:rsidP="000358A2">
      <w:pPr>
        <w:ind w:left="0" w:right="-270" w:firstLine="0"/>
        <w:jc w:val="center"/>
        <w:rPr>
          <w:ins w:id="50" w:author="Eyerusalem Baye Kebede" w:date="2025-08-30T11:11:00Z" w16du:dateUtc="2025-08-30T08:11:00Z"/>
          <w:b/>
          <w:color w:val="0070C0"/>
          <w:sz w:val="28"/>
          <w:szCs w:val="28"/>
        </w:rPr>
      </w:pPr>
    </w:p>
    <w:p w14:paraId="4E8581F0" w14:textId="77777777" w:rsidR="00A4643A" w:rsidRDefault="00A4643A" w:rsidP="000358A2">
      <w:pPr>
        <w:ind w:left="0" w:right="-270" w:firstLine="0"/>
        <w:jc w:val="center"/>
        <w:rPr>
          <w:ins w:id="51" w:author="Eyerusalem Baye Kebede" w:date="2025-08-30T11:11:00Z" w16du:dateUtc="2025-08-30T08:11:00Z"/>
          <w:b/>
          <w:color w:val="0070C0"/>
          <w:sz w:val="28"/>
          <w:szCs w:val="28"/>
        </w:rPr>
      </w:pPr>
    </w:p>
    <w:p w14:paraId="45123F58" w14:textId="77777777" w:rsidR="00A4643A" w:rsidRDefault="00A4643A" w:rsidP="000358A2">
      <w:pPr>
        <w:ind w:left="0" w:right="-270" w:firstLine="0"/>
        <w:jc w:val="center"/>
        <w:rPr>
          <w:ins w:id="52" w:author="Eyerusalem Baye Kebede" w:date="2025-08-30T11:11:00Z" w16du:dateUtc="2025-08-30T08:11:00Z"/>
          <w:b/>
          <w:color w:val="0070C0"/>
          <w:sz w:val="28"/>
          <w:szCs w:val="28"/>
        </w:rPr>
      </w:pPr>
    </w:p>
    <w:p w14:paraId="6DE8AE3F" w14:textId="77777777" w:rsidR="00A4643A" w:rsidRDefault="00A4643A" w:rsidP="000358A2">
      <w:pPr>
        <w:ind w:left="0" w:right="-270" w:firstLine="0"/>
        <w:jc w:val="center"/>
        <w:rPr>
          <w:b/>
          <w:color w:val="0070C0"/>
          <w:sz w:val="28"/>
          <w:szCs w:val="28"/>
        </w:rPr>
      </w:pPr>
    </w:p>
    <w:p w14:paraId="4A8CCD81" w14:textId="77777777" w:rsidR="00DF6A42" w:rsidRDefault="00DF6A42" w:rsidP="000358A2">
      <w:pPr>
        <w:ind w:left="0" w:right="-270" w:firstLine="0"/>
        <w:jc w:val="center"/>
        <w:rPr>
          <w:b/>
          <w:color w:val="0070C0"/>
          <w:sz w:val="28"/>
          <w:szCs w:val="28"/>
        </w:rPr>
      </w:pPr>
    </w:p>
    <w:p w14:paraId="45A738C9" w14:textId="53592889" w:rsidR="001265AF" w:rsidRDefault="001265AF" w:rsidP="001265AF">
      <w:pPr>
        <w:spacing w:line="240" w:lineRule="auto"/>
        <w:rPr>
          <w:rFonts w:eastAsia="Arial Black"/>
          <w:b/>
          <w:bCs/>
          <w:color w:val="00B050"/>
          <w:sz w:val="36"/>
          <w:szCs w:val="40"/>
        </w:rPr>
      </w:pPr>
    </w:p>
    <w:p w14:paraId="3B3A6384" w14:textId="7AA4887C" w:rsidR="001265AF" w:rsidRDefault="001265AF" w:rsidP="00CE4296">
      <w:pPr>
        <w:spacing w:line="240" w:lineRule="auto"/>
        <w:jc w:val="center"/>
        <w:rPr>
          <w:rFonts w:eastAsia="Arial Black"/>
          <w:b/>
          <w:bCs/>
          <w:color w:val="00B050"/>
          <w:sz w:val="36"/>
          <w:szCs w:val="40"/>
        </w:rPr>
      </w:pPr>
      <w:r>
        <w:rPr>
          <w:rFonts w:eastAsia="Arial Black"/>
          <w:b/>
          <w:bCs/>
          <w:color w:val="00B050"/>
          <w:sz w:val="36"/>
          <w:szCs w:val="40"/>
        </w:rPr>
        <w:t xml:space="preserve">OPTION </w:t>
      </w:r>
    </w:p>
    <w:p w14:paraId="4A089964" w14:textId="77777777" w:rsidR="00CE4296" w:rsidRDefault="00CE4296" w:rsidP="00CE4296">
      <w:pPr>
        <w:spacing w:line="240" w:lineRule="auto"/>
        <w:jc w:val="center"/>
        <w:rPr>
          <w:rFonts w:eastAsia="Arial Black"/>
          <w:b/>
          <w:bCs/>
          <w:color w:val="00B050"/>
          <w:sz w:val="36"/>
          <w:szCs w:val="40"/>
        </w:rPr>
      </w:pPr>
      <w:r w:rsidRPr="00632490">
        <w:rPr>
          <w:rFonts w:eastAsia="Arial Black"/>
          <w:b/>
          <w:bCs/>
          <w:color w:val="00B050"/>
          <w:sz w:val="36"/>
          <w:szCs w:val="40"/>
        </w:rPr>
        <w:t>BILL OF MATERIAL (BOM)</w:t>
      </w:r>
    </w:p>
    <w:p w14:paraId="46F17462" w14:textId="77777777" w:rsidR="00CE4296" w:rsidRDefault="00CE4296" w:rsidP="001265AF">
      <w:pPr>
        <w:spacing w:line="240" w:lineRule="auto"/>
        <w:rPr>
          <w:rFonts w:eastAsia="Arial Black"/>
          <w:b/>
          <w:bCs/>
          <w:color w:val="00B050"/>
          <w:sz w:val="36"/>
          <w:szCs w:val="40"/>
        </w:rPr>
      </w:pPr>
    </w:p>
    <w:tbl>
      <w:tblPr>
        <w:tblW w:w="8000" w:type="dxa"/>
        <w:tblLook w:val="04A0" w:firstRow="1" w:lastRow="0" w:firstColumn="1" w:lastColumn="0" w:noHBand="0" w:noVBand="1"/>
      </w:tblPr>
      <w:tblGrid>
        <w:gridCol w:w="530"/>
        <w:gridCol w:w="1637"/>
        <w:gridCol w:w="1818"/>
        <w:gridCol w:w="597"/>
        <w:gridCol w:w="980"/>
        <w:gridCol w:w="1497"/>
        <w:gridCol w:w="1615"/>
      </w:tblGrid>
      <w:tr w:rsidR="00A12C69" w:rsidRPr="00A12C69" w14:paraId="029DBF5F" w14:textId="77777777" w:rsidTr="00A12C69">
        <w:trPr>
          <w:trHeight w:val="300"/>
        </w:trPr>
        <w:tc>
          <w:tcPr>
            <w:tcW w:w="420" w:type="dxa"/>
            <w:vMerge w:val="restart"/>
            <w:tcBorders>
              <w:top w:val="single" w:sz="8" w:space="0" w:color="auto"/>
              <w:left w:val="single" w:sz="8" w:space="0" w:color="auto"/>
              <w:bottom w:val="single" w:sz="8" w:space="0" w:color="000000"/>
              <w:right w:val="single" w:sz="8" w:space="0" w:color="auto"/>
            </w:tcBorders>
            <w:shd w:val="clear" w:color="000000" w:fill="92D050"/>
            <w:noWrap/>
            <w:vAlign w:val="center"/>
            <w:hideMark/>
          </w:tcPr>
          <w:p w14:paraId="011E9D24"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bookmarkStart w:id="53" w:name="RANGE!D3"/>
            <w:bookmarkStart w:id="54" w:name="OLE_LINK4" w:colFirst="1" w:colLast="6"/>
            <w:r w:rsidRPr="00A12C69">
              <w:rPr>
                <w:rFonts w:ascii="Calibri" w:eastAsia="Times New Roman" w:hAnsi="Calibri" w:cs="Calibri"/>
                <w:color w:val="FFFFFF"/>
                <w:sz w:val="22"/>
                <w:szCs w:val="22"/>
              </w:rPr>
              <w:t>No.</w:t>
            </w:r>
            <w:bookmarkEnd w:id="53"/>
          </w:p>
        </w:tc>
        <w:tc>
          <w:tcPr>
            <w:tcW w:w="1628" w:type="dxa"/>
            <w:vMerge w:val="restart"/>
            <w:tcBorders>
              <w:top w:val="single" w:sz="8" w:space="0" w:color="auto"/>
              <w:left w:val="single" w:sz="8" w:space="0" w:color="auto"/>
              <w:bottom w:val="single" w:sz="8" w:space="0" w:color="000000"/>
              <w:right w:val="single" w:sz="8" w:space="0" w:color="auto"/>
            </w:tcBorders>
            <w:shd w:val="clear" w:color="000000" w:fill="92D050"/>
            <w:vAlign w:val="center"/>
            <w:hideMark/>
          </w:tcPr>
          <w:p w14:paraId="0E7F0CCD"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r w:rsidRPr="00A12C69">
              <w:rPr>
                <w:rFonts w:ascii="Calibri" w:eastAsia="Times New Roman" w:hAnsi="Calibri" w:cs="Calibri"/>
                <w:color w:val="FFFFFF"/>
                <w:sz w:val="22"/>
                <w:szCs w:val="22"/>
              </w:rPr>
              <w:t>Model</w:t>
            </w:r>
          </w:p>
        </w:tc>
        <w:tc>
          <w:tcPr>
            <w:tcW w:w="1632" w:type="dxa"/>
            <w:vMerge w:val="restart"/>
            <w:tcBorders>
              <w:top w:val="single" w:sz="8" w:space="0" w:color="auto"/>
              <w:left w:val="single" w:sz="8" w:space="0" w:color="auto"/>
              <w:bottom w:val="single" w:sz="8" w:space="0" w:color="000000"/>
              <w:right w:val="single" w:sz="8" w:space="0" w:color="auto"/>
            </w:tcBorders>
            <w:shd w:val="clear" w:color="000000" w:fill="92D050"/>
            <w:vAlign w:val="center"/>
            <w:hideMark/>
          </w:tcPr>
          <w:p w14:paraId="3B1ADA15"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r w:rsidRPr="00A12C69">
              <w:rPr>
                <w:rFonts w:ascii="Calibri" w:eastAsia="Times New Roman" w:hAnsi="Calibri" w:cs="Calibri"/>
                <w:color w:val="FFFFFF"/>
                <w:sz w:val="22"/>
                <w:szCs w:val="22"/>
              </w:rPr>
              <w:t>Description</w:t>
            </w:r>
          </w:p>
        </w:tc>
        <w:tc>
          <w:tcPr>
            <w:tcW w:w="480" w:type="dxa"/>
            <w:vMerge w:val="restart"/>
            <w:tcBorders>
              <w:top w:val="single" w:sz="8" w:space="0" w:color="auto"/>
              <w:left w:val="single" w:sz="8" w:space="0" w:color="auto"/>
              <w:bottom w:val="single" w:sz="8" w:space="0" w:color="000000"/>
              <w:right w:val="single" w:sz="8" w:space="0" w:color="auto"/>
            </w:tcBorders>
            <w:shd w:val="clear" w:color="000000" w:fill="92D050"/>
            <w:noWrap/>
            <w:vAlign w:val="center"/>
            <w:hideMark/>
          </w:tcPr>
          <w:p w14:paraId="102D3328"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r w:rsidRPr="00A12C69">
              <w:rPr>
                <w:rFonts w:ascii="Calibri" w:eastAsia="Times New Roman" w:hAnsi="Calibri" w:cs="Calibri"/>
                <w:color w:val="FFFFFF"/>
                <w:sz w:val="22"/>
                <w:szCs w:val="22"/>
              </w:rPr>
              <w:t>Unit</w:t>
            </w:r>
          </w:p>
        </w:tc>
        <w:tc>
          <w:tcPr>
            <w:tcW w:w="980" w:type="dxa"/>
            <w:vMerge w:val="restart"/>
            <w:tcBorders>
              <w:top w:val="single" w:sz="8" w:space="0" w:color="auto"/>
              <w:left w:val="single" w:sz="8" w:space="0" w:color="auto"/>
              <w:bottom w:val="single" w:sz="8" w:space="0" w:color="000000"/>
              <w:right w:val="single" w:sz="8" w:space="0" w:color="auto"/>
            </w:tcBorders>
            <w:shd w:val="clear" w:color="000000" w:fill="92D050"/>
            <w:noWrap/>
            <w:vAlign w:val="center"/>
            <w:hideMark/>
          </w:tcPr>
          <w:p w14:paraId="31104752"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r w:rsidRPr="00A12C69">
              <w:rPr>
                <w:rFonts w:ascii="Calibri" w:eastAsia="Times New Roman" w:hAnsi="Calibri" w:cs="Calibri"/>
                <w:color w:val="FFFFFF"/>
                <w:sz w:val="22"/>
                <w:szCs w:val="22"/>
              </w:rPr>
              <w:t>Total Qty.</w:t>
            </w:r>
          </w:p>
        </w:tc>
        <w:tc>
          <w:tcPr>
            <w:tcW w:w="1360" w:type="dxa"/>
            <w:tcBorders>
              <w:top w:val="single" w:sz="8" w:space="0" w:color="auto"/>
              <w:left w:val="nil"/>
              <w:bottom w:val="single" w:sz="8" w:space="0" w:color="auto"/>
              <w:right w:val="single" w:sz="8" w:space="0" w:color="auto"/>
            </w:tcBorders>
            <w:shd w:val="clear" w:color="000000" w:fill="92D050"/>
            <w:noWrap/>
            <w:vAlign w:val="center"/>
            <w:hideMark/>
          </w:tcPr>
          <w:p w14:paraId="588CDAB2"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r w:rsidRPr="00A12C69">
              <w:rPr>
                <w:rFonts w:ascii="Calibri" w:eastAsia="Times New Roman" w:hAnsi="Calibri" w:cs="Calibri"/>
                <w:color w:val="FFFFFF"/>
                <w:sz w:val="22"/>
                <w:szCs w:val="22"/>
              </w:rPr>
              <w:t xml:space="preserve"> Unit Price</w:t>
            </w:r>
          </w:p>
        </w:tc>
        <w:tc>
          <w:tcPr>
            <w:tcW w:w="1500" w:type="dxa"/>
            <w:tcBorders>
              <w:top w:val="single" w:sz="8" w:space="0" w:color="auto"/>
              <w:left w:val="nil"/>
              <w:bottom w:val="single" w:sz="8" w:space="0" w:color="auto"/>
              <w:right w:val="single" w:sz="8" w:space="0" w:color="auto"/>
            </w:tcBorders>
            <w:shd w:val="clear" w:color="000000" w:fill="92D050"/>
            <w:noWrap/>
            <w:vAlign w:val="center"/>
            <w:hideMark/>
          </w:tcPr>
          <w:p w14:paraId="2EAECA90"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r w:rsidRPr="00A12C69">
              <w:rPr>
                <w:rFonts w:ascii="Calibri" w:eastAsia="Times New Roman" w:hAnsi="Calibri" w:cs="Calibri"/>
                <w:color w:val="FFFFFF"/>
                <w:sz w:val="22"/>
                <w:szCs w:val="22"/>
              </w:rPr>
              <w:t xml:space="preserve"> Total Price</w:t>
            </w:r>
          </w:p>
        </w:tc>
      </w:tr>
      <w:tr w:rsidR="00A12C69" w:rsidRPr="00A12C69" w14:paraId="597775C1" w14:textId="77777777" w:rsidTr="00A12C69">
        <w:trPr>
          <w:trHeight w:val="300"/>
        </w:trPr>
        <w:tc>
          <w:tcPr>
            <w:tcW w:w="420" w:type="dxa"/>
            <w:vMerge/>
            <w:tcBorders>
              <w:top w:val="single" w:sz="8" w:space="0" w:color="auto"/>
              <w:left w:val="single" w:sz="8" w:space="0" w:color="auto"/>
              <w:bottom w:val="single" w:sz="8" w:space="0" w:color="000000"/>
              <w:right w:val="single" w:sz="8" w:space="0" w:color="auto"/>
            </w:tcBorders>
            <w:vAlign w:val="center"/>
            <w:hideMark/>
          </w:tcPr>
          <w:p w14:paraId="78C356CE"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p>
        </w:tc>
        <w:tc>
          <w:tcPr>
            <w:tcW w:w="1628" w:type="dxa"/>
            <w:vMerge/>
            <w:tcBorders>
              <w:top w:val="single" w:sz="8" w:space="0" w:color="auto"/>
              <w:left w:val="single" w:sz="8" w:space="0" w:color="auto"/>
              <w:bottom w:val="single" w:sz="8" w:space="0" w:color="000000"/>
              <w:right w:val="single" w:sz="8" w:space="0" w:color="auto"/>
            </w:tcBorders>
            <w:vAlign w:val="center"/>
            <w:hideMark/>
          </w:tcPr>
          <w:p w14:paraId="78E61EFC"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p>
        </w:tc>
        <w:tc>
          <w:tcPr>
            <w:tcW w:w="1632" w:type="dxa"/>
            <w:vMerge/>
            <w:tcBorders>
              <w:top w:val="single" w:sz="8" w:space="0" w:color="auto"/>
              <w:left w:val="single" w:sz="8" w:space="0" w:color="auto"/>
              <w:bottom w:val="single" w:sz="8" w:space="0" w:color="000000"/>
              <w:right w:val="single" w:sz="8" w:space="0" w:color="auto"/>
            </w:tcBorders>
            <w:vAlign w:val="center"/>
            <w:hideMark/>
          </w:tcPr>
          <w:p w14:paraId="2F3FADF2"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p>
        </w:tc>
        <w:tc>
          <w:tcPr>
            <w:tcW w:w="480" w:type="dxa"/>
            <w:vMerge/>
            <w:tcBorders>
              <w:top w:val="single" w:sz="8" w:space="0" w:color="auto"/>
              <w:left w:val="single" w:sz="8" w:space="0" w:color="auto"/>
              <w:bottom w:val="single" w:sz="8" w:space="0" w:color="000000"/>
              <w:right w:val="single" w:sz="8" w:space="0" w:color="auto"/>
            </w:tcBorders>
            <w:vAlign w:val="center"/>
            <w:hideMark/>
          </w:tcPr>
          <w:p w14:paraId="3900F541"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p>
        </w:tc>
        <w:tc>
          <w:tcPr>
            <w:tcW w:w="980" w:type="dxa"/>
            <w:vMerge/>
            <w:tcBorders>
              <w:top w:val="single" w:sz="8" w:space="0" w:color="auto"/>
              <w:left w:val="single" w:sz="8" w:space="0" w:color="auto"/>
              <w:bottom w:val="single" w:sz="8" w:space="0" w:color="000000"/>
              <w:right w:val="single" w:sz="8" w:space="0" w:color="auto"/>
            </w:tcBorders>
            <w:vAlign w:val="center"/>
            <w:hideMark/>
          </w:tcPr>
          <w:p w14:paraId="74CD9E5E"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p>
        </w:tc>
        <w:tc>
          <w:tcPr>
            <w:tcW w:w="1360" w:type="dxa"/>
            <w:tcBorders>
              <w:top w:val="nil"/>
              <w:left w:val="nil"/>
              <w:bottom w:val="single" w:sz="8" w:space="0" w:color="auto"/>
              <w:right w:val="single" w:sz="8" w:space="0" w:color="auto"/>
            </w:tcBorders>
            <w:shd w:val="clear" w:color="000000" w:fill="92D050"/>
            <w:noWrap/>
            <w:vAlign w:val="center"/>
            <w:hideMark/>
          </w:tcPr>
          <w:p w14:paraId="0F418199"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r w:rsidRPr="00A12C69">
              <w:rPr>
                <w:rFonts w:ascii="Calibri" w:eastAsia="Times New Roman" w:hAnsi="Calibri" w:cs="Calibri"/>
                <w:color w:val="FFFFFF"/>
                <w:sz w:val="22"/>
                <w:szCs w:val="22"/>
              </w:rPr>
              <w:t xml:space="preserve">  </w:t>
            </w:r>
          </w:p>
        </w:tc>
        <w:tc>
          <w:tcPr>
            <w:tcW w:w="1500" w:type="dxa"/>
            <w:tcBorders>
              <w:top w:val="nil"/>
              <w:left w:val="nil"/>
              <w:bottom w:val="single" w:sz="8" w:space="0" w:color="auto"/>
              <w:right w:val="single" w:sz="8" w:space="0" w:color="auto"/>
            </w:tcBorders>
            <w:shd w:val="clear" w:color="000000" w:fill="92D050"/>
            <w:noWrap/>
            <w:vAlign w:val="center"/>
            <w:hideMark/>
          </w:tcPr>
          <w:p w14:paraId="5F159163" w14:textId="77777777" w:rsidR="00A12C69" w:rsidRPr="00A12C69" w:rsidRDefault="00A12C69" w:rsidP="00A12C69">
            <w:pPr>
              <w:spacing w:after="0" w:line="240" w:lineRule="auto"/>
              <w:ind w:left="0" w:firstLine="0"/>
              <w:jc w:val="left"/>
              <w:rPr>
                <w:rFonts w:ascii="Calibri" w:eastAsia="Times New Roman" w:hAnsi="Calibri" w:cs="Calibri"/>
                <w:color w:val="FFFFFF"/>
                <w:sz w:val="22"/>
                <w:szCs w:val="22"/>
              </w:rPr>
            </w:pPr>
            <w:r w:rsidRPr="00A12C69">
              <w:rPr>
                <w:rFonts w:ascii="Calibri" w:eastAsia="Times New Roman" w:hAnsi="Calibri" w:cs="Calibri"/>
                <w:color w:val="FFFFFF"/>
                <w:sz w:val="22"/>
                <w:szCs w:val="22"/>
              </w:rPr>
              <w:t xml:space="preserve"> </w:t>
            </w:r>
          </w:p>
        </w:tc>
      </w:tr>
      <w:tr w:rsidR="00A12C69" w:rsidRPr="00A12C69" w14:paraId="695A3E34" w14:textId="77777777" w:rsidTr="00A12C69">
        <w:trPr>
          <w:trHeight w:val="300"/>
        </w:trPr>
        <w:tc>
          <w:tcPr>
            <w:tcW w:w="8000" w:type="dxa"/>
            <w:gridSpan w:val="7"/>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56ED5171"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r w:rsidRPr="00A12C69">
              <w:rPr>
                <w:rFonts w:ascii="Calibri" w:eastAsia="Times New Roman" w:hAnsi="Calibri" w:cs="Calibri"/>
                <w:color w:val="FFFFFF"/>
                <w:sz w:val="22"/>
                <w:szCs w:val="22"/>
              </w:rPr>
              <w:t>Surveillance Camera and NVR</w:t>
            </w:r>
          </w:p>
        </w:tc>
      </w:tr>
      <w:tr w:rsidR="00A12C69" w:rsidRPr="00A12C69" w14:paraId="35CAAC60"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46114F25"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628" w:type="dxa"/>
            <w:tcBorders>
              <w:top w:val="nil"/>
              <w:left w:val="nil"/>
              <w:bottom w:val="single" w:sz="8" w:space="0" w:color="auto"/>
              <w:right w:val="single" w:sz="8" w:space="0" w:color="auto"/>
            </w:tcBorders>
            <w:vAlign w:val="center"/>
            <w:hideMark/>
          </w:tcPr>
          <w:p w14:paraId="21161AC1"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ET-DB1-5R (2-8-12) 1T 5MP IR AI Bullet Camera</w:t>
            </w:r>
          </w:p>
        </w:tc>
        <w:tc>
          <w:tcPr>
            <w:tcW w:w="1632" w:type="dxa"/>
            <w:tcBorders>
              <w:top w:val="nil"/>
              <w:left w:val="nil"/>
              <w:bottom w:val="single" w:sz="8" w:space="0" w:color="auto"/>
              <w:right w:val="single" w:sz="8" w:space="0" w:color="auto"/>
            </w:tcBorders>
            <w:vAlign w:val="center"/>
            <w:hideMark/>
          </w:tcPr>
          <w:p w14:paraId="680D2F8F"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 AI Bullet Camera</w:t>
            </w:r>
          </w:p>
        </w:tc>
        <w:tc>
          <w:tcPr>
            <w:tcW w:w="480" w:type="dxa"/>
            <w:tcBorders>
              <w:top w:val="nil"/>
              <w:left w:val="nil"/>
              <w:bottom w:val="single" w:sz="8" w:space="0" w:color="auto"/>
              <w:right w:val="single" w:sz="8" w:space="0" w:color="auto"/>
            </w:tcBorders>
            <w:noWrap/>
            <w:vAlign w:val="center"/>
            <w:hideMark/>
          </w:tcPr>
          <w:p w14:paraId="5CE66BCC"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0EC24BB3"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11</w:t>
            </w:r>
          </w:p>
        </w:tc>
        <w:tc>
          <w:tcPr>
            <w:tcW w:w="1360" w:type="dxa"/>
            <w:tcBorders>
              <w:top w:val="nil"/>
              <w:left w:val="nil"/>
              <w:bottom w:val="single" w:sz="8" w:space="0" w:color="auto"/>
              <w:right w:val="single" w:sz="8" w:space="0" w:color="auto"/>
            </w:tcBorders>
            <w:noWrap/>
            <w:vAlign w:val="center"/>
            <w:hideMark/>
          </w:tcPr>
          <w:p w14:paraId="4EDEDCA8"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24,608.54</w:t>
            </w:r>
          </w:p>
        </w:tc>
        <w:tc>
          <w:tcPr>
            <w:tcW w:w="1500" w:type="dxa"/>
            <w:tcBorders>
              <w:top w:val="nil"/>
              <w:left w:val="nil"/>
              <w:bottom w:val="single" w:sz="8" w:space="0" w:color="auto"/>
              <w:right w:val="single" w:sz="8" w:space="0" w:color="auto"/>
            </w:tcBorders>
            <w:noWrap/>
            <w:vAlign w:val="center"/>
            <w:hideMark/>
          </w:tcPr>
          <w:p w14:paraId="56C3EF93"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270,693.94</w:t>
            </w:r>
          </w:p>
        </w:tc>
      </w:tr>
      <w:tr w:rsidR="00A12C69" w:rsidRPr="00A12C69" w14:paraId="780E2EA4"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3B43ADC6"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2</w:t>
            </w:r>
          </w:p>
        </w:tc>
        <w:tc>
          <w:tcPr>
            <w:tcW w:w="1628" w:type="dxa"/>
            <w:tcBorders>
              <w:top w:val="nil"/>
              <w:left w:val="nil"/>
              <w:bottom w:val="single" w:sz="8" w:space="0" w:color="auto"/>
              <w:right w:val="single" w:sz="8" w:space="0" w:color="auto"/>
            </w:tcBorders>
            <w:vAlign w:val="center"/>
            <w:hideMark/>
          </w:tcPr>
          <w:p w14:paraId="2E6E6909"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ET.DD1-5R (2.8-12)1T 5MP IR A Fixed Dome Camera</w:t>
            </w:r>
          </w:p>
        </w:tc>
        <w:tc>
          <w:tcPr>
            <w:tcW w:w="1632" w:type="dxa"/>
            <w:tcBorders>
              <w:top w:val="nil"/>
              <w:left w:val="nil"/>
              <w:bottom w:val="single" w:sz="8" w:space="0" w:color="auto"/>
              <w:right w:val="single" w:sz="8" w:space="0" w:color="auto"/>
            </w:tcBorders>
            <w:vAlign w:val="center"/>
            <w:hideMark/>
          </w:tcPr>
          <w:p w14:paraId="5CC04B85"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A Fixed Dome Camera</w:t>
            </w:r>
          </w:p>
        </w:tc>
        <w:tc>
          <w:tcPr>
            <w:tcW w:w="480" w:type="dxa"/>
            <w:tcBorders>
              <w:top w:val="nil"/>
              <w:left w:val="nil"/>
              <w:bottom w:val="single" w:sz="8" w:space="0" w:color="auto"/>
              <w:right w:val="single" w:sz="8" w:space="0" w:color="auto"/>
            </w:tcBorders>
            <w:noWrap/>
            <w:vAlign w:val="center"/>
            <w:hideMark/>
          </w:tcPr>
          <w:p w14:paraId="581E1192"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1494E93B"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20</w:t>
            </w:r>
          </w:p>
        </w:tc>
        <w:tc>
          <w:tcPr>
            <w:tcW w:w="1360" w:type="dxa"/>
            <w:tcBorders>
              <w:top w:val="nil"/>
              <w:left w:val="nil"/>
              <w:bottom w:val="single" w:sz="8" w:space="0" w:color="auto"/>
              <w:right w:val="single" w:sz="8" w:space="0" w:color="auto"/>
            </w:tcBorders>
            <w:noWrap/>
            <w:vAlign w:val="center"/>
            <w:hideMark/>
          </w:tcPr>
          <w:p w14:paraId="2FC43215"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32,255.03</w:t>
            </w:r>
          </w:p>
        </w:tc>
        <w:tc>
          <w:tcPr>
            <w:tcW w:w="1500" w:type="dxa"/>
            <w:tcBorders>
              <w:top w:val="nil"/>
              <w:left w:val="nil"/>
              <w:bottom w:val="single" w:sz="8" w:space="0" w:color="auto"/>
              <w:right w:val="single" w:sz="8" w:space="0" w:color="auto"/>
            </w:tcBorders>
            <w:noWrap/>
            <w:vAlign w:val="center"/>
            <w:hideMark/>
          </w:tcPr>
          <w:p w14:paraId="14C22B92"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645,100.60</w:t>
            </w:r>
          </w:p>
        </w:tc>
      </w:tr>
      <w:tr w:rsidR="00A12C69" w:rsidRPr="00A12C69" w14:paraId="1AD2F1BD"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53204908"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3</w:t>
            </w:r>
          </w:p>
        </w:tc>
        <w:tc>
          <w:tcPr>
            <w:tcW w:w="1628" w:type="dxa"/>
            <w:tcBorders>
              <w:top w:val="nil"/>
              <w:left w:val="nil"/>
              <w:bottom w:val="single" w:sz="8" w:space="0" w:color="auto"/>
              <w:right w:val="single" w:sz="8" w:space="0" w:color="auto"/>
            </w:tcBorders>
            <w:vAlign w:val="center"/>
            <w:hideMark/>
          </w:tcPr>
          <w:p w14:paraId="189E90B3"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ET-NVR32CH-00P-04D</w:t>
            </w:r>
          </w:p>
        </w:tc>
        <w:tc>
          <w:tcPr>
            <w:tcW w:w="1632" w:type="dxa"/>
            <w:tcBorders>
              <w:top w:val="nil"/>
              <w:left w:val="nil"/>
              <w:bottom w:val="single" w:sz="8" w:space="0" w:color="auto"/>
              <w:right w:val="single" w:sz="8" w:space="0" w:color="auto"/>
            </w:tcBorders>
            <w:vAlign w:val="center"/>
            <w:hideMark/>
          </w:tcPr>
          <w:p w14:paraId="1621DFDF"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ET-NVR32CH-00P-04D32CH (4bays,32 channel access</w:t>
            </w:r>
          </w:p>
        </w:tc>
        <w:tc>
          <w:tcPr>
            <w:tcW w:w="480" w:type="dxa"/>
            <w:tcBorders>
              <w:top w:val="nil"/>
              <w:left w:val="nil"/>
              <w:bottom w:val="single" w:sz="8" w:space="0" w:color="auto"/>
              <w:right w:val="single" w:sz="8" w:space="0" w:color="auto"/>
            </w:tcBorders>
            <w:noWrap/>
            <w:vAlign w:val="center"/>
            <w:hideMark/>
          </w:tcPr>
          <w:p w14:paraId="2C96345F"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1963E97F"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29015D78"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465,513.08</w:t>
            </w:r>
          </w:p>
        </w:tc>
        <w:tc>
          <w:tcPr>
            <w:tcW w:w="1500" w:type="dxa"/>
            <w:tcBorders>
              <w:top w:val="nil"/>
              <w:left w:val="nil"/>
              <w:bottom w:val="single" w:sz="8" w:space="0" w:color="auto"/>
              <w:right w:val="single" w:sz="8" w:space="0" w:color="auto"/>
            </w:tcBorders>
            <w:noWrap/>
            <w:vAlign w:val="center"/>
            <w:hideMark/>
          </w:tcPr>
          <w:p w14:paraId="346B7E24"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465,513.08</w:t>
            </w:r>
          </w:p>
        </w:tc>
      </w:tr>
      <w:tr w:rsidR="00A12C69" w:rsidRPr="00A12C69" w14:paraId="2A00A841" w14:textId="77777777" w:rsidTr="00A12C69">
        <w:trPr>
          <w:trHeight w:val="570"/>
        </w:trPr>
        <w:tc>
          <w:tcPr>
            <w:tcW w:w="420" w:type="dxa"/>
            <w:tcBorders>
              <w:top w:val="nil"/>
              <w:left w:val="single" w:sz="8" w:space="0" w:color="auto"/>
              <w:bottom w:val="single" w:sz="8" w:space="0" w:color="auto"/>
              <w:right w:val="single" w:sz="8" w:space="0" w:color="auto"/>
            </w:tcBorders>
            <w:shd w:val="clear" w:color="000000" w:fill="FFFFFF"/>
            <w:vAlign w:val="center"/>
            <w:hideMark/>
          </w:tcPr>
          <w:p w14:paraId="29909E27" w14:textId="77777777" w:rsidR="00A12C69" w:rsidRPr="00A12C69" w:rsidRDefault="00A12C69" w:rsidP="00A12C69">
            <w:pPr>
              <w:spacing w:after="0" w:line="240" w:lineRule="auto"/>
              <w:ind w:left="0" w:firstLine="0"/>
              <w:jc w:val="center"/>
              <w:rPr>
                <w:rFonts w:eastAsia="Times New Roman"/>
                <w:color w:val="000000"/>
                <w:sz w:val="22"/>
                <w:szCs w:val="22"/>
              </w:rPr>
            </w:pPr>
            <w:r w:rsidRPr="00A12C69">
              <w:rPr>
                <w:rFonts w:eastAsia="Times New Roman"/>
                <w:color w:val="000000"/>
                <w:sz w:val="22"/>
                <w:szCs w:val="22"/>
              </w:rPr>
              <w:t>4</w:t>
            </w:r>
          </w:p>
        </w:tc>
        <w:tc>
          <w:tcPr>
            <w:tcW w:w="1628" w:type="dxa"/>
            <w:tcBorders>
              <w:top w:val="nil"/>
              <w:left w:val="nil"/>
              <w:bottom w:val="single" w:sz="8" w:space="0" w:color="auto"/>
              <w:right w:val="single" w:sz="8" w:space="0" w:color="auto"/>
            </w:tcBorders>
            <w:vAlign w:val="center"/>
            <w:hideMark/>
          </w:tcPr>
          <w:p w14:paraId="2C100461" w14:textId="77777777" w:rsidR="00A12C69" w:rsidRPr="00A12C69" w:rsidRDefault="00A12C69" w:rsidP="00A12C69">
            <w:pPr>
              <w:spacing w:after="0" w:line="240" w:lineRule="auto"/>
              <w:ind w:left="0" w:firstLine="0"/>
              <w:jc w:val="left"/>
              <w:rPr>
                <w:rFonts w:eastAsia="Times New Roman"/>
                <w:color w:val="000000"/>
                <w:sz w:val="22"/>
                <w:szCs w:val="22"/>
              </w:rPr>
            </w:pPr>
            <w:r w:rsidRPr="00A12C69">
              <w:rPr>
                <w:rFonts w:eastAsia="Times New Roman"/>
                <w:color w:val="000000"/>
                <w:sz w:val="22"/>
                <w:szCs w:val="22"/>
              </w:rPr>
              <w:t xml:space="preserve"> Screen </w:t>
            </w:r>
          </w:p>
        </w:tc>
        <w:tc>
          <w:tcPr>
            <w:tcW w:w="1632" w:type="dxa"/>
            <w:tcBorders>
              <w:top w:val="nil"/>
              <w:left w:val="nil"/>
              <w:bottom w:val="single" w:sz="8" w:space="0" w:color="auto"/>
              <w:right w:val="single" w:sz="8" w:space="0" w:color="auto"/>
            </w:tcBorders>
            <w:shd w:val="clear" w:color="000000" w:fill="FFFFFF"/>
            <w:vAlign w:val="center"/>
            <w:hideMark/>
          </w:tcPr>
          <w:p w14:paraId="7D84B847"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LED Video wall(2x2) each with LED color 46" with pixel</w:t>
            </w:r>
          </w:p>
        </w:tc>
        <w:tc>
          <w:tcPr>
            <w:tcW w:w="480" w:type="dxa"/>
            <w:tcBorders>
              <w:top w:val="nil"/>
              <w:left w:val="nil"/>
              <w:bottom w:val="single" w:sz="8" w:space="0" w:color="auto"/>
              <w:right w:val="single" w:sz="8" w:space="0" w:color="auto"/>
            </w:tcBorders>
            <w:shd w:val="clear" w:color="000000" w:fill="FFFFFF"/>
            <w:noWrap/>
            <w:vAlign w:val="center"/>
            <w:hideMark/>
          </w:tcPr>
          <w:p w14:paraId="679E8117"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shd w:val="clear" w:color="000000" w:fill="FFFFFF"/>
            <w:noWrap/>
            <w:vAlign w:val="center"/>
            <w:hideMark/>
          </w:tcPr>
          <w:p w14:paraId="46CB2E97"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7BC72B85"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512,377.00</w:t>
            </w:r>
          </w:p>
        </w:tc>
        <w:tc>
          <w:tcPr>
            <w:tcW w:w="1500" w:type="dxa"/>
            <w:tcBorders>
              <w:top w:val="nil"/>
              <w:left w:val="nil"/>
              <w:bottom w:val="single" w:sz="8" w:space="0" w:color="auto"/>
              <w:right w:val="single" w:sz="8" w:space="0" w:color="auto"/>
            </w:tcBorders>
            <w:noWrap/>
            <w:vAlign w:val="center"/>
            <w:hideMark/>
          </w:tcPr>
          <w:p w14:paraId="22DD9743"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512,377.00</w:t>
            </w:r>
          </w:p>
        </w:tc>
      </w:tr>
      <w:tr w:rsidR="00A12C69" w:rsidRPr="00A12C69" w14:paraId="2C2B6520" w14:textId="77777777" w:rsidTr="00A12C69">
        <w:trPr>
          <w:trHeight w:val="570"/>
        </w:trPr>
        <w:tc>
          <w:tcPr>
            <w:tcW w:w="420" w:type="dxa"/>
            <w:tcBorders>
              <w:top w:val="nil"/>
              <w:left w:val="single" w:sz="8" w:space="0" w:color="auto"/>
              <w:bottom w:val="single" w:sz="8" w:space="0" w:color="auto"/>
              <w:right w:val="single" w:sz="8" w:space="0" w:color="auto"/>
            </w:tcBorders>
            <w:shd w:val="clear" w:color="000000" w:fill="FFFFFF"/>
            <w:vAlign w:val="center"/>
            <w:hideMark/>
          </w:tcPr>
          <w:p w14:paraId="764380F4" w14:textId="77777777" w:rsidR="00A12C69" w:rsidRPr="00A12C69" w:rsidRDefault="00A12C69" w:rsidP="00A12C69">
            <w:pPr>
              <w:spacing w:after="0" w:line="240" w:lineRule="auto"/>
              <w:ind w:left="0" w:firstLine="0"/>
              <w:jc w:val="center"/>
              <w:rPr>
                <w:rFonts w:eastAsia="Times New Roman"/>
                <w:color w:val="000000"/>
                <w:sz w:val="22"/>
                <w:szCs w:val="22"/>
              </w:rPr>
            </w:pPr>
            <w:r w:rsidRPr="00A12C69">
              <w:rPr>
                <w:rFonts w:eastAsia="Times New Roman"/>
                <w:color w:val="000000"/>
                <w:sz w:val="22"/>
                <w:szCs w:val="22"/>
              </w:rPr>
              <w:lastRenderedPageBreak/>
              <w:t>5</w:t>
            </w:r>
          </w:p>
        </w:tc>
        <w:tc>
          <w:tcPr>
            <w:tcW w:w="1628" w:type="dxa"/>
            <w:tcBorders>
              <w:top w:val="nil"/>
              <w:left w:val="nil"/>
              <w:bottom w:val="single" w:sz="8" w:space="0" w:color="auto"/>
              <w:right w:val="single" w:sz="8" w:space="0" w:color="auto"/>
            </w:tcBorders>
            <w:shd w:val="clear" w:color="000000" w:fill="FFFFFF"/>
            <w:vAlign w:val="center"/>
            <w:hideMark/>
          </w:tcPr>
          <w:p w14:paraId="16B70B73" w14:textId="77777777" w:rsidR="00A12C69" w:rsidRPr="00A12C69" w:rsidRDefault="00A12C69" w:rsidP="00A12C69">
            <w:pPr>
              <w:spacing w:after="0" w:line="240" w:lineRule="auto"/>
              <w:ind w:left="0" w:firstLine="0"/>
              <w:jc w:val="left"/>
              <w:rPr>
                <w:rFonts w:eastAsia="Times New Roman"/>
                <w:color w:val="000000"/>
                <w:sz w:val="22"/>
                <w:szCs w:val="22"/>
              </w:rPr>
            </w:pPr>
            <w:r w:rsidRPr="00A12C69">
              <w:rPr>
                <w:rFonts w:eastAsia="Times New Roman"/>
                <w:color w:val="000000"/>
                <w:sz w:val="22"/>
                <w:szCs w:val="22"/>
              </w:rPr>
              <w:t xml:space="preserve"> Controller </w:t>
            </w:r>
          </w:p>
        </w:tc>
        <w:tc>
          <w:tcPr>
            <w:tcW w:w="1632" w:type="dxa"/>
            <w:tcBorders>
              <w:top w:val="nil"/>
              <w:left w:val="nil"/>
              <w:bottom w:val="single" w:sz="8" w:space="0" w:color="auto"/>
              <w:right w:val="single" w:sz="8" w:space="0" w:color="auto"/>
            </w:tcBorders>
            <w:shd w:val="clear" w:color="000000" w:fill="FFFFFF"/>
            <w:vAlign w:val="center"/>
            <w:hideMark/>
          </w:tcPr>
          <w:p w14:paraId="073F0988"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Decoder </w:t>
            </w:r>
          </w:p>
        </w:tc>
        <w:tc>
          <w:tcPr>
            <w:tcW w:w="480" w:type="dxa"/>
            <w:tcBorders>
              <w:top w:val="nil"/>
              <w:left w:val="nil"/>
              <w:bottom w:val="single" w:sz="8" w:space="0" w:color="auto"/>
              <w:right w:val="single" w:sz="8" w:space="0" w:color="auto"/>
            </w:tcBorders>
            <w:shd w:val="clear" w:color="000000" w:fill="FFFFFF"/>
            <w:noWrap/>
            <w:vAlign w:val="center"/>
            <w:hideMark/>
          </w:tcPr>
          <w:p w14:paraId="185D5637"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shd w:val="clear" w:color="000000" w:fill="FFFFFF"/>
            <w:noWrap/>
            <w:vAlign w:val="center"/>
            <w:hideMark/>
          </w:tcPr>
          <w:p w14:paraId="4FC12B1C"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shd w:val="clear" w:color="000000" w:fill="FFFFFF"/>
            <w:noWrap/>
            <w:vAlign w:val="center"/>
            <w:hideMark/>
          </w:tcPr>
          <w:p w14:paraId="409FB4AD"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490,000.00</w:t>
            </w:r>
          </w:p>
        </w:tc>
        <w:tc>
          <w:tcPr>
            <w:tcW w:w="1500" w:type="dxa"/>
            <w:tcBorders>
              <w:top w:val="nil"/>
              <w:left w:val="nil"/>
              <w:bottom w:val="single" w:sz="8" w:space="0" w:color="auto"/>
              <w:right w:val="single" w:sz="8" w:space="0" w:color="auto"/>
            </w:tcBorders>
            <w:noWrap/>
            <w:vAlign w:val="center"/>
            <w:hideMark/>
          </w:tcPr>
          <w:p w14:paraId="49E33314"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490,000.00</w:t>
            </w:r>
          </w:p>
        </w:tc>
      </w:tr>
      <w:tr w:rsidR="00A12C69" w:rsidRPr="00A12C69" w14:paraId="51FB2C28" w14:textId="77777777" w:rsidTr="00A12C69">
        <w:trPr>
          <w:trHeight w:val="570"/>
        </w:trPr>
        <w:tc>
          <w:tcPr>
            <w:tcW w:w="420" w:type="dxa"/>
            <w:tcBorders>
              <w:top w:val="nil"/>
              <w:left w:val="single" w:sz="8" w:space="0" w:color="auto"/>
              <w:bottom w:val="single" w:sz="8" w:space="0" w:color="auto"/>
              <w:right w:val="single" w:sz="8" w:space="0" w:color="auto"/>
            </w:tcBorders>
            <w:vAlign w:val="center"/>
            <w:hideMark/>
          </w:tcPr>
          <w:p w14:paraId="17D354D2" w14:textId="77777777" w:rsidR="00A12C69" w:rsidRPr="00A12C69" w:rsidRDefault="00A12C69" w:rsidP="00A12C69">
            <w:pPr>
              <w:spacing w:after="0" w:line="240" w:lineRule="auto"/>
              <w:ind w:left="0" w:firstLine="0"/>
              <w:jc w:val="center"/>
              <w:rPr>
                <w:rFonts w:eastAsia="Times New Roman"/>
                <w:color w:val="000000"/>
                <w:sz w:val="22"/>
                <w:szCs w:val="22"/>
              </w:rPr>
            </w:pPr>
            <w:r w:rsidRPr="00A12C69">
              <w:rPr>
                <w:rFonts w:eastAsia="Times New Roman"/>
                <w:color w:val="000000"/>
                <w:sz w:val="22"/>
                <w:szCs w:val="22"/>
              </w:rPr>
              <w:t>6</w:t>
            </w:r>
          </w:p>
        </w:tc>
        <w:tc>
          <w:tcPr>
            <w:tcW w:w="1628" w:type="dxa"/>
            <w:tcBorders>
              <w:top w:val="nil"/>
              <w:left w:val="nil"/>
              <w:bottom w:val="single" w:sz="8" w:space="0" w:color="auto"/>
              <w:right w:val="single" w:sz="8" w:space="0" w:color="auto"/>
            </w:tcBorders>
            <w:vAlign w:val="center"/>
            <w:hideMark/>
          </w:tcPr>
          <w:p w14:paraId="2169A7C0" w14:textId="77777777" w:rsidR="00A12C69" w:rsidRPr="00A12C69" w:rsidRDefault="00A12C69" w:rsidP="00A12C69">
            <w:pPr>
              <w:spacing w:after="0" w:line="240" w:lineRule="auto"/>
              <w:ind w:left="0" w:firstLine="0"/>
              <w:jc w:val="left"/>
              <w:rPr>
                <w:rFonts w:eastAsia="Times New Roman"/>
                <w:color w:val="000000"/>
                <w:sz w:val="22"/>
                <w:szCs w:val="22"/>
              </w:rPr>
            </w:pPr>
            <w:r w:rsidRPr="00A12C69">
              <w:rPr>
                <w:rFonts w:eastAsia="Times New Roman"/>
                <w:color w:val="000000"/>
                <w:sz w:val="22"/>
                <w:szCs w:val="22"/>
              </w:rPr>
              <w:t>Support structure for the Tv wall</w:t>
            </w:r>
          </w:p>
        </w:tc>
        <w:tc>
          <w:tcPr>
            <w:tcW w:w="1632" w:type="dxa"/>
            <w:tcBorders>
              <w:top w:val="nil"/>
              <w:left w:val="nil"/>
              <w:bottom w:val="single" w:sz="8" w:space="0" w:color="auto"/>
              <w:right w:val="single" w:sz="8" w:space="0" w:color="auto"/>
            </w:tcBorders>
            <w:vAlign w:val="center"/>
            <w:hideMark/>
          </w:tcPr>
          <w:p w14:paraId="6D5531B6" w14:textId="77777777" w:rsidR="00A12C69" w:rsidRPr="00A12C69" w:rsidRDefault="00A12C69" w:rsidP="00A12C69">
            <w:pPr>
              <w:spacing w:after="0" w:line="240" w:lineRule="auto"/>
              <w:ind w:left="0" w:firstLine="0"/>
              <w:jc w:val="left"/>
              <w:rPr>
                <w:rFonts w:eastAsia="Times New Roman"/>
                <w:color w:val="000000"/>
                <w:sz w:val="22"/>
                <w:szCs w:val="22"/>
              </w:rPr>
            </w:pPr>
            <w:r w:rsidRPr="00A12C69">
              <w:rPr>
                <w:rFonts w:eastAsia="Times New Roman"/>
                <w:color w:val="000000"/>
                <w:sz w:val="22"/>
                <w:szCs w:val="22"/>
              </w:rPr>
              <w:t>Support structure for the Tv wall</w:t>
            </w:r>
          </w:p>
        </w:tc>
        <w:tc>
          <w:tcPr>
            <w:tcW w:w="480" w:type="dxa"/>
            <w:tcBorders>
              <w:top w:val="nil"/>
              <w:left w:val="nil"/>
              <w:bottom w:val="single" w:sz="8" w:space="0" w:color="auto"/>
              <w:right w:val="single" w:sz="8" w:space="0" w:color="auto"/>
            </w:tcBorders>
            <w:vAlign w:val="center"/>
            <w:hideMark/>
          </w:tcPr>
          <w:p w14:paraId="7860FF76" w14:textId="77777777" w:rsidR="00A12C69" w:rsidRPr="00A12C69" w:rsidRDefault="00A12C69" w:rsidP="00A12C69">
            <w:pPr>
              <w:spacing w:after="0" w:line="240" w:lineRule="auto"/>
              <w:ind w:left="0" w:firstLine="0"/>
              <w:jc w:val="left"/>
              <w:rPr>
                <w:rFonts w:eastAsia="Times New Roman"/>
                <w:color w:val="000000"/>
                <w:sz w:val="22"/>
                <w:szCs w:val="22"/>
              </w:rPr>
            </w:pPr>
            <w:r w:rsidRPr="00A12C69">
              <w:rPr>
                <w:rFonts w:eastAsia="Times New Roman"/>
                <w:color w:val="000000"/>
                <w:sz w:val="22"/>
                <w:szCs w:val="22"/>
              </w:rPr>
              <w:t>set</w:t>
            </w:r>
          </w:p>
        </w:tc>
        <w:tc>
          <w:tcPr>
            <w:tcW w:w="980" w:type="dxa"/>
            <w:tcBorders>
              <w:top w:val="nil"/>
              <w:left w:val="nil"/>
              <w:bottom w:val="single" w:sz="8" w:space="0" w:color="auto"/>
              <w:right w:val="single" w:sz="8" w:space="0" w:color="auto"/>
            </w:tcBorders>
            <w:vAlign w:val="center"/>
            <w:hideMark/>
          </w:tcPr>
          <w:p w14:paraId="3C3544E2" w14:textId="77777777" w:rsidR="00A12C69" w:rsidRPr="00A12C69" w:rsidRDefault="00A12C69" w:rsidP="00A12C69">
            <w:pPr>
              <w:spacing w:after="0" w:line="240" w:lineRule="auto"/>
              <w:ind w:left="0" w:firstLine="0"/>
              <w:jc w:val="right"/>
              <w:rPr>
                <w:rFonts w:eastAsia="Times New Roman"/>
                <w:color w:val="000000"/>
                <w:sz w:val="22"/>
                <w:szCs w:val="22"/>
              </w:rPr>
            </w:pPr>
            <w:r w:rsidRPr="00A12C69">
              <w:rPr>
                <w:rFonts w:eastAsia="Times New Roman"/>
                <w:color w:val="000000"/>
                <w:sz w:val="22"/>
                <w:szCs w:val="22"/>
              </w:rPr>
              <w:t>1</w:t>
            </w:r>
          </w:p>
        </w:tc>
        <w:tc>
          <w:tcPr>
            <w:tcW w:w="1360" w:type="dxa"/>
            <w:tcBorders>
              <w:top w:val="nil"/>
              <w:left w:val="nil"/>
              <w:bottom w:val="single" w:sz="8" w:space="0" w:color="auto"/>
              <w:right w:val="single" w:sz="8" w:space="0" w:color="auto"/>
            </w:tcBorders>
            <w:vAlign w:val="center"/>
            <w:hideMark/>
          </w:tcPr>
          <w:p w14:paraId="62A0650C" w14:textId="77777777" w:rsidR="00A12C69" w:rsidRPr="00A12C69" w:rsidRDefault="00A12C69" w:rsidP="00A12C69">
            <w:pPr>
              <w:spacing w:after="0" w:line="240" w:lineRule="auto"/>
              <w:ind w:left="0" w:firstLine="0"/>
              <w:jc w:val="center"/>
              <w:rPr>
                <w:rFonts w:eastAsia="Times New Roman"/>
                <w:color w:val="000000"/>
                <w:sz w:val="22"/>
                <w:szCs w:val="22"/>
              </w:rPr>
            </w:pPr>
            <w:r w:rsidRPr="00A12C69">
              <w:rPr>
                <w:rFonts w:eastAsia="Times New Roman"/>
                <w:color w:val="000000"/>
                <w:sz w:val="22"/>
                <w:szCs w:val="22"/>
              </w:rPr>
              <w:t>200475.4</w:t>
            </w:r>
          </w:p>
        </w:tc>
        <w:tc>
          <w:tcPr>
            <w:tcW w:w="1500" w:type="dxa"/>
            <w:tcBorders>
              <w:top w:val="nil"/>
              <w:left w:val="nil"/>
              <w:bottom w:val="single" w:sz="8" w:space="0" w:color="auto"/>
              <w:right w:val="single" w:sz="8" w:space="0" w:color="auto"/>
            </w:tcBorders>
            <w:vAlign w:val="center"/>
            <w:hideMark/>
          </w:tcPr>
          <w:p w14:paraId="3E515A1F" w14:textId="77777777" w:rsidR="00A12C69" w:rsidRPr="00A12C69" w:rsidRDefault="00A12C69" w:rsidP="00A12C69">
            <w:pPr>
              <w:spacing w:after="0" w:line="240" w:lineRule="auto"/>
              <w:ind w:left="0" w:firstLine="0"/>
              <w:jc w:val="center"/>
              <w:rPr>
                <w:rFonts w:eastAsia="Times New Roman"/>
                <w:color w:val="000000"/>
                <w:sz w:val="22"/>
                <w:szCs w:val="22"/>
              </w:rPr>
            </w:pPr>
            <w:r w:rsidRPr="00A12C69">
              <w:rPr>
                <w:rFonts w:eastAsia="Times New Roman"/>
                <w:color w:val="000000"/>
                <w:sz w:val="22"/>
                <w:szCs w:val="22"/>
              </w:rPr>
              <w:t>200475.4</w:t>
            </w:r>
          </w:p>
        </w:tc>
      </w:tr>
      <w:tr w:rsidR="00A12C69" w:rsidRPr="00A12C69" w14:paraId="5D8CFF81" w14:textId="77777777" w:rsidTr="00A12C69">
        <w:trPr>
          <w:trHeight w:val="570"/>
        </w:trPr>
        <w:tc>
          <w:tcPr>
            <w:tcW w:w="8000" w:type="dxa"/>
            <w:gridSpan w:val="7"/>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2BD9CCA7"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r w:rsidRPr="00A12C69">
              <w:rPr>
                <w:rFonts w:ascii="Calibri" w:eastAsia="Times New Roman" w:hAnsi="Calibri" w:cs="Calibri"/>
                <w:color w:val="FFFFFF"/>
                <w:sz w:val="22"/>
                <w:szCs w:val="22"/>
              </w:rPr>
              <w:t>Power and Cabinet</w:t>
            </w:r>
          </w:p>
        </w:tc>
      </w:tr>
      <w:tr w:rsidR="00A12C69" w:rsidRPr="00A12C69" w14:paraId="0E7C09F8"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0532D3BB"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628" w:type="dxa"/>
            <w:tcBorders>
              <w:top w:val="nil"/>
              <w:left w:val="nil"/>
              <w:bottom w:val="single" w:sz="8" w:space="0" w:color="auto"/>
              <w:right w:val="single" w:sz="8" w:space="0" w:color="auto"/>
            </w:tcBorders>
            <w:vAlign w:val="center"/>
            <w:hideMark/>
          </w:tcPr>
          <w:p w14:paraId="09F15493"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Fusionmodule 500</w:t>
            </w:r>
          </w:p>
        </w:tc>
        <w:tc>
          <w:tcPr>
            <w:tcW w:w="1632" w:type="dxa"/>
            <w:tcBorders>
              <w:top w:val="nil"/>
              <w:left w:val="nil"/>
              <w:bottom w:val="single" w:sz="8" w:space="0" w:color="auto"/>
              <w:right w:val="single" w:sz="8" w:space="0" w:color="auto"/>
            </w:tcBorders>
            <w:vAlign w:val="center"/>
            <w:hideMark/>
          </w:tcPr>
          <w:p w14:paraId="0A464241"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Mini data center Fusionmodule 500(3.5KW UPS, Cooling system, Power distribution, Monitor)</w:t>
            </w:r>
          </w:p>
        </w:tc>
        <w:tc>
          <w:tcPr>
            <w:tcW w:w="480" w:type="dxa"/>
            <w:tcBorders>
              <w:top w:val="nil"/>
              <w:left w:val="nil"/>
              <w:bottom w:val="single" w:sz="8" w:space="0" w:color="auto"/>
              <w:right w:val="single" w:sz="8" w:space="0" w:color="auto"/>
            </w:tcBorders>
            <w:noWrap/>
            <w:vAlign w:val="center"/>
            <w:hideMark/>
          </w:tcPr>
          <w:p w14:paraId="44686997"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74A7A59C"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5E89571E"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7,058,901.20</w:t>
            </w:r>
          </w:p>
        </w:tc>
        <w:tc>
          <w:tcPr>
            <w:tcW w:w="1500" w:type="dxa"/>
            <w:tcBorders>
              <w:top w:val="nil"/>
              <w:left w:val="nil"/>
              <w:bottom w:val="single" w:sz="8" w:space="0" w:color="auto"/>
              <w:right w:val="single" w:sz="8" w:space="0" w:color="auto"/>
            </w:tcBorders>
            <w:noWrap/>
            <w:vAlign w:val="center"/>
            <w:hideMark/>
          </w:tcPr>
          <w:p w14:paraId="55E00711"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7,058,901.20</w:t>
            </w:r>
          </w:p>
        </w:tc>
      </w:tr>
      <w:tr w:rsidR="00A12C69" w:rsidRPr="00A12C69" w14:paraId="02DA0C83"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47972D0F"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2</w:t>
            </w:r>
          </w:p>
        </w:tc>
        <w:tc>
          <w:tcPr>
            <w:tcW w:w="1628" w:type="dxa"/>
            <w:tcBorders>
              <w:top w:val="nil"/>
              <w:left w:val="nil"/>
              <w:bottom w:val="single" w:sz="8" w:space="0" w:color="auto"/>
              <w:right w:val="single" w:sz="8" w:space="0" w:color="auto"/>
            </w:tcBorders>
            <w:vAlign w:val="center"/>
            <w:hideMark/>
          </w:tcPr>
          <w:p w14:paraId="0DA87A9C"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50KW Generator</w:t>
            </w:r>
          </w:p>
        </w:tc>
        <w:tc>
          <w:tcPr>
            <w:tcW w:w="1632" w:type="dxa"/>
            <w:tcBorders>
              <w:top w:val="nil"/>
              <w:left w:val="nil"/>
              <w:bottom w:val="single" w:sz="8" w:space="0" w:color="auto"/>
              <w:right w:val="single" w:sz="8" w:space="0" w:color="auto"/>
            </w:tcBorders>
            <w:vAlign w:val="center"/>
            <w:hideMark/>
          </w:tcPr>
          <w:p w14:paraId="13746434"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  70KW Generator with Accessories</w:t>
            </w:r>
          </w:p>
        </w:tc>
        <w:tc>
          <w:tcPr>
            <w:tcW w:w="480" w:type="dxa"/>
            <w:tcBorders>
              <w:top w:val="nil"/>
              <w:left w:val="nil"/>
              <w:bottom w:val="single" w:sz="8" w:space="0" w:color="auto"/>
              <w:right w:val="single" w:sz="8" w:space="0" w:color="auto"/>
            </w:tcBorders>
            <w:noWrap/>
            <w:vAlign w:val="center"/>
            <w:hideMark/>
          </w:tcPr>
          <w:p w14:paraId="7334D4D6"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4CD60D8D"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4AD2C525"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8,881,167.48</w:t>
            </w:r>
          </w:p>
        </w:tc>
        <w:tc>
          <w:tcPr>
            <w:tcW w:w="1500" w:type="dxa"/>
            <w:tcBorders>
              <w:top w:val="nil"/>
              <w:left w:val="nil"/>
              <w:bottom w:val="single" w:sz="8" w:space="0" w:color="auto"/>
              <w:right w:val="single" w:sz="8" w:space="0" w:color="auto"/>
            </w:tcBorders>
            <w:noWrap/>
            <w:vAlign w:val="center"/>
            <w:hideMark/>
          </w:tcPr>
          <w:p w14:paraId="12E1FE00"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8,881,167.48</w:t>
            </w:r>
          </w:p>
        </w:tc>
      </w:tr>
      <w:tr w:rsidR="00A12C69" w:rsidRPr="00A12C69" w14:paraId="44B421E2"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021EAE26"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3</w:t>
            </w:r>
          </w:p>
        </w:tc>
        <w:tc>
          <w:tcPr>
            <w:tcW w:w="1628" w:type="dxa"/>
            <w:tcBorders>
              <w:top w:val="nil"/>
              <w:left w:val="nil"/>
              <w:bottom w:val="single" w:sz="8" w:space="0" w:color="auto"/>
              <w:right w:val="single" w:sz="8" w:space="0" w:color="auto"/>
            </w:tcBorders>
            <w:vAlign w:val="center"/>
            <w:hideMark/>
          </w:tcPr>
          <w:p w14:paraId="6E0B8FE4"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UPS5000-A-40kVA, Back uptime 1h_Site1</w:t>
            </w:r>
          </w:p>
        </w:tc>
        <w:tc>
          <w:tcPr>
            <w:tcW w:w="1632" w:type="dxa"/>
            <w:tcBorders>
              <w:top w:val="nil"/>
              <w:left w:val="nil"/>
              <w:bottom w:val="single" w:sz="8" w:space="0" w:color="auto"/>
              <w:right w:val="single" w:sz="8" w:space="0" w:color="auto"/>
            </w:tcBorders>
            <w:vAlign w:val="center"/>
            <w:hideMark/>
          </w:tcPr>
          <w:p w14:paraId="4C9C157C"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40KVA UPS</w:t>
            </w:r>
          </w:p>
        </w:tc>
        <w:tc>
          <w:tcPr>
            <w:tcW w:w="480" w:type="dxa"/>
            <w:tcBorders>
              <w:top w:val="nil"/>
              <w:left w:val="nil"/>
              <w:bottom w:val="single" w:sz="8" w:space="0" w:color="auto"/>
              <w:right w:val="single" w:sz="8" w:space="0" w:color="auto"/>
            </w:tcBorders>
            <w:noWrap/>
            <w:vAlign w:val="center"/>
            <w:hideMark/>
          </w:tcPr>
          <w:p w14:paraId="1AF10B65"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2C4ED0E6"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66B0CBAA"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14,286,191.30</w:t>
            </w:r>
          </w:p>
        </w:tc>
        <w:tc>
          <w:tcPr>
            <w:tcW w:w="1500" w:type="dxa"/>
            <w:tcBorders>
              <w:top w:val="nil"/>
              <w:left w:val="nil"/>
              <w:bottom w:val="single" w:sz="8" w:space="0" w:color="auto"/>
              <w:right w:val="single" w:sz="8" w:space="0" w:color="auto"/>
            </w:tcBorders>
            <w:noWrap/>
            <w:vAlign w:val="center"/>
            <w:hideMark/>
          </w:tcPr>
          <w:p w14:paraId="278216DF"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14,286,191.30</w:t>
            </w:r>
          </w:p>
        </w:tc>
      </w:tr>
      <w:tr w:rsidR="00A12C69" w:rsidRPr="00A12C69" w14:paraId="7657FC25" w14:textId="77777777" w:rsidTr="00A12C69">
        <w:trPr>
          <w:trHeight w:val="570"/>
        </w:trPr>
        <w:tc>
          <w:tcPr>
            <w:tcW w:w="8000" w:type="dxa"/>
            <w:gridSpan w:val="7"/>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4D84AFC5"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r w:rsidRPr="00A12C69">
              <w:rPr>
                <w:rFonts w:ascii="Calibri" w:eastAsia="Times New Roman" w:hAnsi="Calibri" w:cs="Calibri"/>
                <w:color w:val="FFFFFF"/>
                <w:sz w:val="22"/>
                <w:szCs w:val="22"/>
              </w:rPr>
              <w:t>Network</w:t>
            </w:r>
          </w:p>
        </w:tc>
      </w:tr>
      <w:tr w:rsidR="00A12C69" w:rsidRPr="00A12C69" w14:paraId="4D39897E"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287100A4"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628" w:type="dxa"/>
            <w:tcBorders>
              <w:top w:val="nil"/>
              <w:left w:val="nil"/>
              <w:bottom w:val="single" w:sz="8" w:space="0" w:color="auto"/>
              <w:right w:val="single" w:sz="8" w:space="0" w:color="auto"/>
            </w:tcBorders>
            <w:vAlign w:val="center"/>
            <w:hideMark/>
          </w:tcPr>
          <w:p w14:paraId="12326E52"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Core switch </w:t>
            </w:r>
          </w:p>
        </w:tc>
        <w:tc>
          <w:tcPr>
            <w:tcW w:w="1632" w:type="dxa"/>
            <w:tcBorders>
              <w:top w:val="nil"/>
              <w:left w:val="nil"/>
              <w:bottom w:val="single" w:sz="8" w:space="0" w:color="auto"/>
              <w:right w:val="single" w:sz="8" w:space="0" w:color="auto"/>
            </w:tcBorders>
            <w:vAlign w:val="center"/>
            <w:hideMark/>
          </w:tcPr>
          <w:p w14:paraId="33BEF1FE"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Core Switch </w:t>
            </w:r>
          </w:p>
        </w:tc>
        <w:tc>
          <w:tcPr>
            <w:tcW w:w="480" w:type="dxa"/>
            <w:tcBorders>
              <w:top w:val="nil"/>
              <w:left w:val="nil"/>
              <w:bottom w:val="single" w:sz="8" w:space="0" w:color="auto"/>
              <w:right w:val="single" w:sz="8" w:space="0" w:color="auto"/>
            </w:tcBorders>
            <w:noWrap/>
            <w:vAlign w:val="center"/>
            <w:hideMark/>
          </w:tcPr>
          <w:p w14:paraId="3F566B93"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7169B91F"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2</w:t>
            </w:r>
          </w:p>
        </w:tc>
        <w:tc>
          <w:tcPr>
            <w:tcW w:w="1360" w:type="dxa"/>
            <w:tcBorders>
              <w:top w:val="nil"/>
              <w:left w:val="nil"/>
              <w:bottom w:val="single" w:sz="8" w:space="0" w:color="auto"/>
              <w:right w:val="single" w:sz="8" w:space="0" w:color="auto"/>
            </w:tcBorders>
            <w:noWrap/>
            <w:vAlign w:val="center"/>
            <w:hideMark/>
          </w:tcPr>
          <w:p w14:paraId="7FEFC87A"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1,486,749.15</w:t>
            </w:r>
          </w:p>
        </w:tc>
        <w:tc>
          <w:tcPr>
            <w:tcW w:w="1500" w:type="dxa"/>
            <w:tcBorders>
              <w:top w:val="nil"/>
              <w:left w:val="nil"/>
              <w:bottom w:val="single" w:sz="8" w:space="0" w:color="auto"/>
              <w:right w:val="single" w:sz="8" w:space="0" w:color="auto"/>
            </w:tcBorders>
            <w:noWrap/>
            <w:vAlign w:val="center"/>
            <w:hideMark/>
          </w:tcPr>
          <w:p w14:paraId="2CEAF804"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2,973,498.30</w:t>
            </w:r>
          </w:p>
        </w:tc>
      </w:tr>
      <w:tr w:rsidR="00A12C69" w:rsidRPr="00A12C69" w14:paraId="3EBC0A78"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335C9106"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2</w:t>
            </w:r>
          </w:p>
        </w:tc>
        <w:tc>
          <w:tcPr>
            <w:tcW w:w="1628" w:type="dxa"/>
            <w:tcBorders>
              <w:top w:val="nil"/>
              <w:left w:val="nil"/>
              <w:bottom w:val="single" w:sz="8" w:space="0" w:color="auto"/>
              <w:right w:val="single" w:sz="8" w:space="0" w:color="auto"/>
            </w:tcBorders>
            <w:vAlign w:val="center"/>
            <w:hideMark/>
          </w:tcPr>
          <w:p w14:paraId="01345C64"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Access switch </w:t>
            </w:r>
          </w:p>
        </w:tc>
        <w:tc>
          <w:tcPr>
            <w:tcW w:w="1632" w:type="dxa"/>
            <w:tcBorders>
              <w:top w:val="nil"/>
              <w:left w:val="nil"/>
              <w:bottom w:val="single" w:sz="8" w:space="0" w:color="auto"/>
              <w:right w:val="single" w:sz="8" w:space="0" w:color="auto"/>
            </w:tcBorders>
            <w:vAlign w:val="center"/>
            <w:hideMark/>
          </w:tcPr>
          <w:p w14:paraId="50C90733"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Access switch (48 port)</w:t>
            </w:r>
          </w:p>
        </w:tc>
        <w:tc>
          <w:tcPr>
            <w:tcW w:w="480" w:type="dxa"/>
            <w:tcBorders>
              <w:top w:val="nil"/>
              <w:left w:val="nil"/>
              <w:bottom w:val="single" w:sz="8" w:space="0" w:color="auto"/>
              <w:right w:val="single" w:sz="8" w:space="0" w:color="auto"/>
            </w:tcBorders>
            <w:noWrap/>
            <w:vAlign w:val="center"/>
            <w:hideMark/>
          </w:tcPr>
          <w:p w14:paraId="4B260313"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set </w:t>
            </w:r>
          </w:p>
        </w:tc>
        <w:tc>
          <w:tcPr>
            <w:tcW w:w="980" w:type="dxa"/>
            <w:tcBorders>
              <w:top w:val="nil"/>
              <w:left w:val="nil"/>
              <w:bottom w:val="single" w:sz="8" w:space="0" w:color="auto"/>
              <w:right w:val="single" w:sz="8" w:space="0" w:color="auto"/>
            </w:tcBorders>
            <w:noWrap/>
            <w:vAlign w:val="center"/>
            <w:hideMark/>
          </w:tcPr>
          <w:p w14:paraId="0C50C327"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3</w:t>
            </w:r>
          </w:p>
        </w:tc>
        <w:tc>
          <w:tcPr>
            <w:tcW w:w="1360" w:type="dxa"/>
            <w:tcBorders>
              <w:top w:val="nil"/>
              <w:left w:val="nil"/>
              <w:bottom w:val="single" w:sz="8" w:space="0" w:color="auto"/>
              <w:right w:val="single" w:sz="8" w:space="0" w:color="auto"/>
            </w:tcBorders>
            <w:noWrap/>
            <w:vAlign w:val="center"/>
            <w:hideMark/>
          </w:tcPr>
          <w:p w14:paraId="115B5B14"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512,332.38</w:t>
            </w:r>
          </w:p>
        </w:tc>
        <w:tc>
          <w:tcPr>
            <w:tcW w:w="1500" w:type="dxa"/>
            <w:tcBorders>
              <w:top w:val="nil"/>
              <w:left w:val="nil"/>
              <w:bottom w:val="single" w:sz="8" w:space="0" w:color="auto"/>
              <w:right w:val="single" w:sz="8" w:space="0" w:color="auto"/>
            </w:tcBorders>
            <w:noWrap/>
            <w:vAlign w:val="center"/>
            <w:hideMark/>
          </w:tcPr>
          <w:p w14:paraId="78C1D2AC"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1,536,997.13</w:t>
            </w:r>
          </w:p>
        </w:tc>
      </w:tr>
      <w:tr w:rsidR="00A12C69" w:rsidRPr="00A12C69" w14:paraId="477741E4"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4EEA6C58"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3</w:t>
            </w:r>
          </w:p>
        </w:tc>
        <w:tc>
          <w:tcPr>
            <w:tcW w:w="1628" w:type="dxa"/>
            <w:tcBorders>
              <w:top w:val="nil"/>
              <w:left w:val="nil"/>
              <w:bottom w:val="single" w:sz="8" w:space="0" w:color="auto"/>
              <w:right w:val="single" w:sz="8" w:space="0" w:color="auto"/>
            </w:tcBorders>
            <w:vAlign w:val="center"/>
            <w:hideMark/>
          </w:tcPr>
          <w:p w14:paraId="124B4224" w14:textId="77777777" w:rsidR="00A12C69" w:rsidRPr="00A12C69" w:rsidRDefault="00A12C69" w:rsidP="00A12C69">
            <w:pPr>
              <w:spacing w:after="0" w:line="240" w:lineRule="auto"/>
              <w:ind w:left="0" w:firstLine="0"/>
              <w:jc w:val="left"/>
              <w:rPr>
                <w:rFonts w:eastAsia="Times New Roman"/>
                <w:color w:val="000000"/>
                <w:sz w:val="18"/>
                <w:szCs w:val="18"/>
              </w:rPr>
            </w:pPr>
            <w:r w:rsidRPr="00A12C69">
              <w:rPr>
                <w:rFonts w:eastAsia="Times New Roman"/>
                <w:color w:val="000000"/>
                <w:sz w:val="18"/>
                <w:szCs w:val="18"/>
              </w:rPr>
              <w:t>WI-FI Access Point</w:t>
            </w:r>
          </w:p>
        </w:tc>
        <w:tc>
          <w:tcPr>
            <w:tcW w:w="1632" w:type="dxa"/>
            <w:tcBorders>
              <w:top w:val="nil"/>
              <w:left w:val="nil"/>
              <w:bottom w:val="single" w:sz="8" w:space="0" w:color="auto"/>
              <w:right w:val="single" w:sz="8" w:space="0" w:color="auto"/>
            </w:tcBorders>
            <w:vAlign w:val="center"/>
            <w:hideMark/>
          </w:tcPr>
          <w:p w14:paraId="6C350E35" w14:textId="77777777" w:rsidR="00A12C69" w:rsidRPr="00A12C69" w:rsidRDefault="00A12C69" w:rsidP="00A12C69">
            <w:pPr>
              <w:spacing w:after="0" w:line="240" w:lineRule="auto"/>
              <w:ind w:left="0" w:firstLine="0"/>
              <w:jc w:val="left"/>
              <w:rPr>
                <w:rFonts w:eastAsia="Times New Roman"/>
                <w:color w:val="000000"/>
                <w:sz w:val="18"/>
                <w:szCs w:val="18"/>
              </w:rPr>
            </w:pPr>
            <w:r w:rsidRPr="00A12C69">
              <w:rPr>
                <w:rFonts w:eastAsia="Times New Roman"/>
                <w:color w:val="000000"/>
                <w:sz w:val="18"/>
                <w:szCs w:val="18"/>
              </w:rPr>
              <w:t>Air Engine 5776-26 WIFI 7 Access Point</w:t>
            </w:r>
          </w:p>
        </w:tc>
        <w:tc>
          <w:tcPr>
            <w:tcW w:w="480" w:type="dxa"/>
            <w:tcBorders>
              <w:top w:val="nil"/>
              <w:left w:val="nil"/>
              <w:bottom w:val="single" w:sz="8" w:space="0" w:color="auto"/>
              <w:right w:val="single" w:sz="8" w:space="0" w:color="auto"/>
            </w:tcBorders>
            <w:noWrap/>
            <w:vAlign w:val="center"/>
            <w:hideMark/>
          </w:tcPr>
          <w:p w14:paraId="4A6EEAC2" w14:textId="77777777" w:rsidR="00A12C69" w:rsidRPr="00A12C69" w:rsidRDefault="00A12C69" w:rsidP="00A12C69">
            <w:pPr>
              <w:spacing w:after="0" w:line="240" w:lineRule="auto"/>
              <w:ind w:left="0" w:firstLine="0"/>
              <w:jc w:val="left"/>
              <w:rPr>
                <w:rFonts w:eastAsia="Times New Roman"/>
                <w:color w:val="000000"/>
                <w:sz w:val="18"/>
                <w:szCs w:val="18"/>
              </w:rPr>
            </w:pPr>
            <w:r w:rsidRPr="00A12C69">
              <w:rPr>
                <w:rFonts w:eastAsia="Times New Roman"/>
                <w:color w:val="000000"/>
                <w:sz w:val="18"/>
                <w:szCs w:val="18"/>
              </w:rPr>
              <w:t>Pcs</w:t>
            </w:r>
          </w:p>
        </w:tc>
        <w:tc>
          <w:tcPr>
            <w:tcW w:w="980" w:type="dxa"/>
            <w:tcBorders>
              <w:top w:val="nil"/>
              <w:left w:val="nil"/>
              <w:bottom w:val="single" w:sz="8" w:space="0" w:color="auto"/>
              <w:right w:val="single" w:sz="8" w:space="0" w:color="auto"/>
            </w:tcBorders>
            <w:noWrap/>
            <w:vAlign w:val="center"/>
            <w:hideMark/>
          </w:tcPr>
          <w:p w14:paraId="1C30F6B6" w14:textId="77777777" w:rsidR="00A12C69" w:rsidRPr="00A12C69" w:rsidRDefault="00A12C69" w:rsidP="00A12C69">
            <w:pPr>
              <w:spacing w:after="0" w:line="240" w:lineRule="auto"/>
              <w:ind w:left="0" w:firstLine="0"/>
              <w:jc w:val="center"/>
              <w:rPr>
                <w:rFonts w:eastAsia="Times New Roman"/>
                <w:color w:val="000000"/>
                <w:sz w:val="18"/>
                <w:szCs w:val="18"/>
              </w:rPr>
            </w:pPr>
            <w:r w:rsidRPr="00A12C69">
              <w:rPr>
                <w:rFonts w:eastAsia="Times New Roman"/>
                <w:color w:val="000000"/>
                <w:sz w:val="18"/>
                <w:szCs w:val="18"/>
              </w:rPr>
              <w:t>24</w:t>
            </w:r>
          </w:p>
        </w:tc>
        <w:tc>
          <w:tcPr>
            <w:tcW w:w="1360" w:type="dxa"/>
            <w:tcBorders>
              <w:top w:val="nil"/>
              <w:left w:val="nil"/>
              <w:bottom w:val="single" w:sz="8" w:space="0" w:color="auto"/>
              <w:right w:val="single" w:sz="8" w:space="0" w:color="auto"/>
            </w:tcBorders>
            <w:noWrap/>
            <w:vAlign w:val="center"/>
            <w:hideMark/>
          </w:tcPr>
          <w:p w14:paraId="1D755C9E"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95,262.06</w:t>
            </w:r>
          </w:p>
        </w:tc>
        <w:tc>
          <w:tcPr>
            <w:tcW w:w="1500" w:type="dxa"/>
            <w:tcBorders>
              <w:top w:val="nil"/>
              <w:left w:val="nil"/>
              <w:bottom w:val="single" w:sz="8" w:space="0" w:color="auto"/>
              <w:right w:val="single" w:sz="8" w:space="0" w:color="auto"/>
            </w:tcBorders>
            <w:noWrap/>
            <w:vAlign w:val="center"/>
            <w:hideMark/>
          </w:tcPr>
          <w:p w14:paraId="3A6ECB3A" w14:textId="77777777" w:rsidR="00A12C69" w:rsidRPr="00A12C69" w:rsidRDefault="00A12C69" w:rsidP="00A12C69">
            <w:pPr>
              <w:spacing w:after="0" w:line="240" w:lineRule="auto"/>
              <w:ind w:left="0" w:firstLine="0"/>
              <w:jc w:val="center"/>
              <w:rPr>
                <w:rFonts w:eastAsia="Times New Roman"/>
                <w:color w:val="000000"/>
                <w:sz w:val="18"/>
                <w:szCs w:val="18"/>
              </w:rPr>
            </w:pPr>
            <w:r w:rsidRPr="00A12C69">
              <w:rPr>
                <w:rFonts w:eastAsia="Times New Roman"/>
                <w:color w:val="000000"/>
                <w:sz w:val="18"/>
                <w:szCs w:val="18"/>
              </w:rPr>
              <w:t>2,286,289.45</w:t>
            </w:r>
          </w:p>
        </w:tc>
      </w:tr>
      <w:tr w:rsidR="00A12C69" w:rsidRPr="00A12C69" w14:paraId="4099CB98"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4527AF27"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4</w:t>
            </w:r>
          </w:p>
        </w:tc>
        <w:tc>
          <w:tcPr>
            <w:tcW w:w="1628" w:type="dxa"/>
            <w:tcBorders>
              <w:top w:val="nil"/>
              <w:left w:val="nil"/>
              <w:bottom w:val="single" w:sz="8" w:space="0" w:color="auto"/>
              <w:right w:val="single" w:sz="8" w:space="0" w:color="auto"/>
            </w:tcBorders>
            <w:vAlign w:val="center"/>
            <w:hideMark/>
          </w:tcPr>
          <w:p w14:paraId="1E775784" w14:textId="77777777" w:rsidR="00A12C69" w:rsidRPr="00A12C69" w:rsidRDefault="00A12C69" w:rsidP="00A12C69">
            <w:pPr>
              <w:spacing w:after="0" w:line="240" w:lineRule="auto"/>
              <w:ind w:left="0" w:firstLine="0"/>
              <w:jc w:val="left"/>
              <w:rPr>
                <w:rFonts w:eastAsia="Times New Roman"/>
                <w:color w:val="000000"/>
                <w:sz w:val="18"/>
                <w:szCs w:val="18"/>
              </w:rPr>
            </w:pPr>
            <w:r w:rsidRPr="00A12C69">
              <w:rPr>
                <w:rFonts w:eastAsia="Times New Roman"/>
                <w:color w:val="000000"/>
                <w:sz w:val="18"/>
                <w:szCs w:val="18"/>
              </w:rPr>
              <w:t>WAC Controller</w:t>
            </w:r>
          </w:p>
        </w:tc>
        <w:tc>
          <w:tcPr>
            <w:tcW w:w="1632" w:type="dxa"/>
            <w:tcBorders>
              <w:top w:val="nil"/>
              <w:left w:val="nil"/>
              <w:bottom w:val="single" w:sz="8" w:space="0" w:color="auto"/>
              <w:right w:val="single" w:sz="8" w:space="0" w:color="auto"/>
            </w:tcBorders>
            <w:vAlign w:val="center"/>
            <w:hideMark/>
          </w:tcPr>
          <w:p w14:paraId="63652F74" w14:textId="77777777" w:rsidR="00A12C69" w:rsidRPr="00A12C69" w:rsidRDefault="00A12C69" w:rsidP="00A12C69">
            <w:pPr>
              <w:spacing w:after="0" w:line="240" w:lineRule="auto"/>
              <w:ind w:left="0" w:firstLine="0"/>
              <w:jc w:val="left"/>
              <w:rPr>
                <w:rFonts w:eastAsia="Times New Roman"/>
                <w:color w:val="000000"/>
                <w:sz w:val="18"/>
                <w:szCs w:val="18"/>
              </w:rPr>
            </w:pPr>
            <w:r w:rsidRPr="00A12C69">
              <w:rPr>
                <w:rFonts w:eastAsia="Times New Roman"/>
                <w:color w:val="000000"/>
                <w:sz w:val="18"/>
                <w:szCs w:val="18"/>
              </w:rPr>
              <w:t>WIFI Controller AC 6508</w:t>
            </w:r>
          </w:p>
        </w:tc>
        <w:tc>
          <w:tcPr>
            <w:tcW w:w="480" w:type="dxa"/>
            <w:tcBorders>
              <w:top w:val="nil"/>
              <w:left w:val="nil"/>
              <w:bottom w:val="single" w:sz="8" w:space="0" w:color="auto"/>
              <w:right w:val="single" w:sz="8" w:space="0" w:color="auto"/>
            </w:tcBorders>
            <w:noWrap/>
            <w:vAlign w:val="center"/>
            <w:hideMark/>
          </w:tcPr>
          <w:p w14:paraId="3BDA6070" w14:textId="77777777" w:rsidR="00A12C69" w:rsidRPr="00A12C69" w:rsidRDefault="00A12C69" w:rsidP="00A12C69">
            <w:pPr>
              <w:spacing w:after="0" w:line="240" w:lineRule="auto"/>
              <w:ind w:left="0" w:firstLine="0"/>
              <w:jc w:val="left"/>
              <w:rPr>
                <w:rFonts w:eastAsia="Times New Roman"/>
                <w:color w:val="000000"/>
                <w:sz w:val="18"/>
                <w:szCs w:val="18"/>
              </w:rPr>
            </w:pPr>
            <w:r w:rsidRPr="00A12C69">
              <w:rPr>
                <w:rFonts w:eastAsia="Times New Roman"/>
                <w:color w:val="000000"/>
                <w:sz w:val="18"/>
                <w:szCs w:val="18"/>
              </w:rPr>
              <w:t>Pcs</w:t>
            </w:r>
          </w:p>
        </w:tc>
        <w:tc>
          <w:tcPr>
            <w:tcW w:w="980" w:type="dxa"/>
            <w:tcBorders>
              <w:top w:val="nil"/>
              <w:left w:val="nil"/>
              <w:bottom w:val="single" w:sz="8" w:space="0" w:color="auto"/>
              <w:right w:val="single" w:sz="8" w:space="0" w:color="auto"/>
            </w:tcBorders>
            <w:noWrap/>
            <w:vAlign w:val="center"/>
            <w:hideMark/>
          </w:tcPr>
          <w:p w14:paraId="43B286B9" w14:textId="77777777" w:rsidR="00A12C69" w:rsidRPr="00A12C69" w:rsidRDefault="00A12C69" w:rsidP="00A12C69">
            <w:pPr>
              <w:spacing w:after="0" w:line="240" w:lineRule="auto"/>
              <w:ind w:left="0" w:firstLine="0"/>
              <w:jc w:val="center"/>
              <w:rPr>
                <w:rFonts w:eastAsia="Times New Roman"/>
                <w:color w:val="000000"/>
                <w:sz w:val="18"/>
                <w:szCs w:val="18"/>
              </w:rPr>
            </w:pPr>
            <w:r w:rsidRPr="00A12C69">
              <w:rPr>
                <w:rFonts w:eastAsia="Times New Roman"/>
                <w:color w:val="000000"/>
                <w:sz w:val="18"/>
                <w:szCs w:val="18"/>
              </w:rPr>
              <w:t>1</w:t>
            </w:r>
          </w:p>
        </w:tc>
        <w:tc>
          <w:tcPr>
            <w:tcW w:w="1360" w:type="dxa"/>
            <w:tcBorders>
              <w:top w:val="nil"/>
              <w:left w:val="nil"/>
              <w:bottom w:val="single" w:sz="8" w:space="0" w:color="auto"/>
              <w:right w:val="single" w:sz="8" w:space="0" w:color="auto"/>
            </w:tcBorders>
            <w:noWrap/>
            <w:vAlign w:val="center"/>
            <w:hideMark/>
          </w:tcPr>
          <w:p w14:paraId="32E73F79"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1,064,155.80</w:t>
            </w:r>
          </w:p>
        </w:tc>
        <w:tc>
          <w:tcPr>
            <w:tcW w:w="1500" w:type="dxa"/>
            <w:tcBorders>
              <w:top w:val="nil"/>
              <w:left w:val="nil"/>
              <w:bottom w:val="single" w:sz="8" w:space="0" w:color="auto"/>
              <w:right w:val="single" w:sz="8" w:space="0" w:color="auto"/>
            </w:tcBorders>
            <w:noWrap/>
            <w:vAlign w:val="center"/>
            <w:hideMark/>
          </w:tcPr>
          <w:p w14:paraId="6C7ADDBF" w14:textId="77777777" w:rsidR="00A12C69" w:rsidRPr="00A12C69" w:rsidRDefault="00A12C69" w:rsidP="00A12C69">
            <w:pPr>
              <w:spacing w:after="0" w:line="240" w:lineRule="auto"/>
              <w:ind w:left="0" w:firstLine="0"/>
              <w:jc w:val="center"/>
              <w:rPr>
                <w:rFonts w:eastAsia="Times New Roman"/>
                <w:color w:val="000000"/>
                <w:sz w:val="18"/>
                <w:szCs w:val="18"/>
              </w:rPr>
            </w:pPr>
            <w:r w:rsidRPr="00A12C69">
              <w:rPr>
                <w:rFonts w:eastAsia="Times New Roman"/>
                <w:color w:val="000000"/>
                <w:sz w:val="18"/>
                <w:szCs w:val="18"/>
              </w:rPr>
              <w:t>1,064,155.80</w:t>
            </w:r>
          </w:p>
        </w:tc>
      </w:tr>
      <w:tr w:rsidR="00A12C69" w:rsidRPr="00A12C69" w14:paraId="769A92BE" w14:textId="77777777" w:rsidTr="00A12C69">
        <w:trPr>
          <w:trHeight w:val="570"/>
        </w:trPr>
        <w:tc>
          <w:tcPr>
            <w:tcW w:w="8000" w:type="dxa"/>
            <w:gridSpan w:val="7"/>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67244C93"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r w:rsidRPr="00A12C69">
              <w:rPr>
                <w:rFonts w:ascii="Calibri" w:eastAsia="Times New Roman" w:hAnsi="Calibri" w:cs="Calibri"/>
                <w:color w:val="FFFFFF"/>
                <w:sz w:val="22"/>
                <w:szCs w:val="22"/>
              </w:rPr>
              <w:t>Service Center</w:t>
            </w:r>
          </w:p>
        </w:tc>
      </w:tr>
      <w:tr w:rsidR="00A12C69" w:rsidRPr="00A12C69" w14:paraId="4BCA5F40" w14:textId="77777777" w:rsidTr="00A12C69">
        <w:trPr>
          <w:trHeight w:val="570"/>
        </w:trPr>
        <w:tc>
          <w:tcPr>
            <w:tcW w:w="8000" w:type="dxa"/>
            <w:gridSpan w:val="7"/>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22FC8015"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r w:rsidRPr="00A12C69">
              <w:rPr>
                <w:rFonts w:ascii="Calibri" w:eastAsia="Times New Roman" w:hAnsi="Calibri" w:cs="Calibri"/>
                <w:color w:val="FFFFFF"/>
                <w:sz w:val="22"/>
                <w:szCs w:val="22"/>
              </w:rPr>
              <w:t xml:space="preserve">Queue Management system &amp; Customer satisfaction </w:t>
            </w:r>
            <w:proofErr w:type="gramStart"/>
            <w:r w:rsidRPr="00A12C69">
              <w:rPr>
                <w:rFonts w:ascii="Calibri" w:eastAsia="Times New Roman" w:hAnsi="Calibri" w:cs="Calibri"/>
                <w:color w:val="FFFFFF"/>
                <w:sz w:val="22"/>
                <w:szCs w:val="22"/>
              </w:rPr>
              <w:t>survey  System</w:t>
            </w:r>
            <w:proofErr w:type="gramEnd"/>
          </w:p>
        </w:tc>
      </w:tr>
      <w:tr w:rsidR="00A12C69" w:rsidRPr="00A12C69" w14:paraId="60A031D3"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2DB4E7E1"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628" w:type="dxa"/>
            <w:tcBorders>
              <w:top w:val="nil"/>
              <w:left w:val="nil"/>
              <w:bottom w:val="single" w:sz="8" w:space="0" w:color="auto"/>
              <w:right w:val="single" w:sz="8" w:space="0" w:color="auto"/>
            </w:tcBorders>
            <w:vAlign w:val="center"/>
            <w:hideMark/>
          </w:tcPr>
          <w:p w14:paraId="10305D1C"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Queue Management system software</w:t>
            </w:r>
          </w:p>
        </w:tc>
        <w:tc>
          <w:tcPr>
            <w:tcW w:w="1632" w:type="dxa"/>
            <w:tcBorders>
              <w:top w:val="nil"/>
              <w:left w:val="nil"/>
              <w:bottom w:val="single" w:sz="8" w:space="0" w:color="auto"/>
              <w:right w:val="single" w:sz="8" w:space="0" w:color="auto"/>
            </w:tcBorders>
            <w:vAlign w:val="center"/>
            <w:hideMark/>
          </w:tcPr>
          <w:p w14:paraId="2A70C1C2"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Queue Management system software </w:t>
            </w:r>
          </w:p>
        </w:tc>
        <w:tc>
          <w:tcPr>
            <w:tcW w:w="480" w:type="dxa"/>
            <w:tcBorders>
              <w:top w:val="nil"/>
              <w:left w:val="nil"/>
              <w:bottom w:val="single" w:sz="8" w:space="0" w:color="auto"/>
              <w:right w:val="single" w:sz="8" w:space="0" w:color="auto"/>
            </w:tcBorders>
            <w:noWrap/>
            <w:vAlign w:val="center"/>
            <w:hideMark/>
          </w:tcPr>
          <w:p w14:paraId="42C5E700"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3D3BB554"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36A8388C"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507,805.73</w:t>
            </w:r>
          </w:p>
        </w:tc>
        <w:tc>
          <w:tcPr>
            <w:tcW w:w="1500" w:type="dxa"/>
            <w:tcBorders>
              <w:top w:val="nil"/>
              <w:left w:val="nil"/>
              <w:bottom w:val="single" w:sz="8" w:space="0" w:color="auto"/>
              <w:right w:val="single" w:sz="8" w:space="0" w:color="auto"/>
            </w:tcBorders>
            <w:noWrap/>
            <w:vAlign w:val="center"/>
            <w:hideMark/>
          </w:tcPr>
          <w:p w14:paraId="6E8E3550"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507,805.73</w:t>
            </w:r>
          </w:p>
        </w:tc>
      </w:tr>
      <w:tr w:rsidR="00A12C69" w:rsidRPr="00A12C69" w14:paraId="36186191"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7CA45DEA"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2</w:t>
            </w:r>
          </w:p>
        </w:tc>
        <w:tc>
          <w:tcPr>
            <w:tcW w:w="1628" w:type="dxa"/>
            <w:tcBorders>
              <w:top w:val="nil"/>
              <w:left w:val="nil"/>
              <w:bottom w:val="single" w:sz="8" w:space="0" w:color="auto"/>
              <w:right w:val="single" w:sz="8" w:space="0" w:color="auto"/>
            </w:tcBorders>
            <w:vAlign w:val="center"/>
            <w:hideMark/>
          </w:tcPr>
          <w:p w14:paraId="48B3DA49"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Ticket Dispenser</w:t>
            </w:r>
          </w:p>
        </w:tc>
        <w:tc>
          <w:tcPr>
            <w:tcW w:w="1632" w:type="dxa"/>
            <w:tcBorders>
              <w:top w:val="nil"/>
              <w:left w:val="nil"/>
              <w:bottom w:val="single" w:sz="8" w:space="0" w:color="auto"/>
              <w:right w:val="single" w:sz="8" w:space="0" w:color="auto"/>
            </w:tcBorders>
            <w:vAlign w:val="center"/>
            <w:hideMark/>
          </w:tcPr>
          <w:p w14:paraId="36C9FB29"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Ticket Dispenser</w:t>
            </w:r>
          </w:p>
        </w:tc>
        <w:tc>
          <w:tcPr>
            <w:tcW w:w="480" w:type="dxa"/>
            <w:tcBorders>
              <w:top w:val="nil"/>
              <w:left w:val="nil"/>
              <w:bottom w:val="single" w:sz="8" w:space="0" w:color="auto"/>
              <w:right w:val="single" w:sz="8" w:space="0" w:color="auto"/>
            </w:tcBorders>
            <w:noWrap/>
            <w:vAlign w:val="center"/>
            <w:hideMark/>
          </w:tcPr>
          <w:p w14:paraId="7DB52929"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29F8FEDC"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5056063A"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697,076.69</w:t>
            </w:r>
          </w:p>
        </w:tc>
        <w:tc>
          <w:tcPr>
            <w:tcW w:w="1500" w:type="dxa"/>
            <w:tcBorders>
              <w:top w:val="nil"/>
              <w:left w:val="nil"/>
              <w:bottom w:val="single" w:sz="8" w:space="0" w:color="auto"/>
              <w:right w:val="single" w:sz="8" w:space="0" w:color="auto"/>
            </w:tcBorders>
            <w:noWrap/>
            <w:vAlign w:val="center"/>
            <w:hideMark/>
          </w:tcPr>
          <w:p w14:paraId="0F39C3C7"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697,076.69</w:t>
            </w:r>
          </w:p>
        </w:tc>
      </w:tr>
      <w:tr w:rsidR="00A12C69" w:rsidRPr="00A12C69" w14:paraId="37A62E96"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6063BAF6"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3</w:t>
            </w:r>
          </w:p>
        </w:tc>
        <w:tc>
          <w:tcPr>
            <w:tcW w:w="1628" w:type="dxa"/>
            <w:tcBorders>
              <w:top w:val="nil"/>
              <w:left w:val="nil"/>
              <w:bottom w:val="single" w:sz="8" w:space="0" w:color="auto"/>
              <w:right w:val="single" w:sz="8" w:space="0" w:color="auto"/>
            </w:tcBorders>
            <w:vAlign w:val="center"/>
            <w:hideMark/>
          </w:tcPr>
          <w:p w14:paraId="6D084D8D"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Digital Signage</w:t>
            </w:r>
          </w:p>
        </w:tc>
        <w:tc>
          <w:tcPr>
            <w:tcW w:w="1632" w:type="dxa"/>
            <w:tcBorders>
              <w:top w:val="nil"/>
              <w:left w:val="nil"/>
              <w:bottom w:val="single" w:sz="8" w:space="0" w:color="auto"/>
              <w:right w:val="single" w:sz="8" w:space="0" w:color="auto"/>
            </w:tcBorders>
            <w:vAlign w:val="center"/>
            <w:hideMark/>
          </w:tcPr>
          <w:p w14:paraId="7294006C"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55-inch Digital Signage</w:t>
            </w:r>
          </w:p>
        </w:tc>
        <w:tc>
          <w:tcPr>
            <w:tcW w:w="480" w:type="dxa"/>
            <w:tcBorders>
              <w:top w:val="nil"/>
              <w:left w:val="nil"/>
              <w:bottom w:val="single" w:sz="8" w:space="0" w:color="auto"/>
              <w:right w:val="single" w:sz="8" w:space="0" w:color="auto"/>
            </w:tcBorders>
            <w:noWrap/>
            <w:vAlign w:val="center"/>
            <w:hideMark/>
          </w:tcPr>
          <w:p w14:paraId="32E12626"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02813D7A"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3320113E"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360,082.21</w:t>
            </w:r>
          </w:p>
        </w:tc>
        <w:tc>
          <w:tcPr>
            <w:tcW w:w="1500" w:type="dxa"/>
            <w:tcBorders>
              <w:top w:val="nil"/>
              <w:left w:val="nil"/>
              <w:bottom w:val="single" w:sz="8" w:space="0" w:color="auto"/>
              <w:right w:val="single" w:sz="8" w:space="0" w:color="auto"/>
            </w:tcBorders>
            <w:noWrap/>
            <w:vAlign w:val="center"/>
            <w:hideMark/>
          </w:tcPr>
          <w:p w14:paraId="70423989"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360,082.21</w:t>
            </w:r>
          </w:p>
        </w:tc>
      </w:tr>
      <w:tr w:rsidR="00A12C69" w:rsidRPr="00A12C69" w14:paraId="0F107878"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7D560708"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lastRenderedPageBreak/>
              <w:t>4</w:t>
            </w:r>
          </w:p>
        </w:tc>
        <w:tc>
          <w:tcPr>
            <w:tcW w:w="1628" w:type="dxa"/>
            <w:tcBorders>
              <w:top w:val="nil"/>
              <w:left w:val="nil"/>
              <w:bottom w:val="single" w:sz="8" w:space="0" w:color="auto"/>
              <w:right w:val="single" w:sz="8" w:space="0" w:color="auto"/>
            </w:tcBorders>
            <w:vAlign w:val="center"/>
            <w:hideMark/>
          </w:tcPr>
          <w:p w14:paraId="6858B63D"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Workstation </w:t>
            </w:r>
          </w:p>
        </w:tc>
        <w:tc>
          <w:tcPr>
            <w:tcW w:w="1632" w:type="dxa"/>
            <w:tcBorders>
              <w:top w:val="nil"/>
              <w:left w:val="nil"/>
              <w:bottom w:val="single" w:sz="8" w:space="0" w:color="auto"/>
              <w:right w:val="single" w:sz="8" w:space="0" w:color="auto"/>
            </w:tcBorders>
            <w:vAlign w:val="center"/>
            <w:hideMark/>
          </w:tcPr>
          <w:p w14:paraId="2E543793"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Workstation with 23.8-inch Monitor </w:t>
            </w:r>
          </w:p>
        </w:tc>
        <w:tc>
          <w:tcPr>
            <w:tcW w:w="480" w:type="dxa"/>
            <w:tcBorders>
              <w:top w:val="nil"/>
              <w:left w:val="nil"/>
              <w:bottom w:val="single" w:sz="8" w:space="0" w:color="auto"/>
              <w:right w:val="single" w:sz="8" w:space="0" w:color="auto"/>
            </w:tcBorders>
            <w:noWrap/>
            <w:vAlign w:val="center"/>
            <w:hideMark/>
          </w:tcPr>
          <w:p w14:paraId="6FE4CE14"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37C2C0A4"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4565124B"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789,447.31</w:t>
            </w:r>
          </w:p>
        </w:tc>
        <w:tc>
          <w:tcPr>
            <w:tcW w:w="1500" w:type="dxa"/>
            <w:tcBorders>
              <w:top w:val="nil"/>
              <w:left w:val="nil"/>
              <w:bottom w:val="single" w:sz="8" w:space="0" w:color="auto"/>
              <w:right w:val="single" w:sz="8" w:space="0" w:color="auto"/>
            </w:tcBorders>
            <w:noWrap/>
            <w:vAlign w:val="center"/>
            <w:hideMark/>
          </w:tcPr>
          <w:p w14:paraId="517BA25C"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789,447.31</w:t>
            </w:r>
          </w:p>
        </w:tc>
      </w:tr>
      <w:tr w:rsidR="00A12C69" w:rsidRPr="00A12C69" w14:paraId="3FBB5427"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05EA4D4B"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5</w:t>
            </w:r>
          </w:p>
        </w:tc>
        <w:tc>
          <w:tcPr>
            <w:tcW w:w="1628" w:type="dxa"/>
            <w:tcBorders>
              <w:top w:val="nil"/>
              <w:left w:val="nil"/>
              <w:bottom w:val="single" w:sz="8" w:space="0" w:color="auto"/>
              <w:right w:val="single" w:sz="8" w:space="0" w:color="auto"/>
            </w:tcBorders>
            <w:vAlign w:val="center"/>
            <w:hideMark/>
          </w:tcPr>
          <w:p w14:paraId="08A3E47B"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Wireless Caller</w:t>
            </w:r>
          </w:p>
        </w:tc>
        <w:tc>
          <w:tcPr>
            <w:tcW w:w="1632" w:type="dxa"/>
            <w:tcBorders>
              <w:top w:val="nil"/>
              <w:left w:val="nil"/>
              <w:bottom w:val="single" w:sz="8" w:space="0" w:color="auto"/>
              <w:right w:val="single" w:sz="8" w:space="0" w:color="auto"/>
            </w:tcBorders>
            <w:vAlign w:val="center"/>
            <w:hideMark/>
          </w:tcPr>
          <w:p w14:paraId="1280F8EF"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Wireless Caller</w:t>
            </w:r>
          </w:p>
        </w:tc>
        <w:tc>
          <w:tcPr>
            <w:tcW w:w="480" w:type="dxa"/>
            <w:tcBorders>
              <w:top w:val="nil"/>
              <w:left w:val="nil"/>
              <w:bottom w:val="single" w:sz="8" w:space="0" w:color="auto"/>
              <w:right w:val="single" w:sz="8" w:space="0" w:color="auto"/>
            </w:tcBorders>
            <w:noWrap/>
            <w:vAlign w:val="center"/>
            <w:hideMark/>
          </w:tcPr>
          <w:p w14:paraId="78DAAFC7"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78966604"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78</w:t>
            </w:r>
          </w:p>
        </w:tc>
        <w:tc>
          <w:tcPr>
            <w:tcW w:w="1360" w:type="dxa"/>
            <w:tcBorders>
              <w:top w:val="nil"/>
              <w:left w:val="nil"/>
              <w:bottom w:val="single" w:sz="8" w:space="0" w:color="auto"/>
              <w:right w:val="single" w:sz="8" w:space="0" w:color="auto"/>
            </w:tcBorders>
            <w:noWrap/>
            <w:vAlign w:val="center"/>
            <w:hideMark/>
          </w:tcPr>
          <w:p w14:paraId="3CD4AA0E"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390.63</w:t>
            </w:r>
          </w:p>
        </w:tc>
        <w:tc>
          <w:tcPr>
            <w:tcW w:w="1500" w:type="dxa"/>
            <w:tcBorders>
              <w:top w:val="nil"/>
              <w:left w:val="nil"/>
              <w:bottom w:val="single" w:sz="8" w:space="0" w:color="auto"/>
              <w:right w:val="single" w:sz="8" w:space="0" w:color="auto"/>
            </w:tcBorders>
            <w:noWrap/>
            <w:vAlign w:val="center"/>
            <w:hideMark/>
          </w:tcPr>
          <w:p w14:paraId="458CA5A4"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30,469.00</w:t>
            </w:r>
          </w:p>
        </w:tc>
      </w:tr>
      <w:tr w:rsidR="00A12C69" w:rsidRPr="00A12C69" w14:paraId="5907736A"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10983244"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6</w:t>
            </w:r>
          </w:p>
        </w:tc>
        <w:tc>
          <w:tcPr>
            <w:tcW w:w="1628" w:type="dxa"/>
            <w:tcBorders>
              <w:top w:val="nil"/>
              <w:left w:val="nil"/>
              <w:bottom w:val="single" w:sz="8" w:space="0" w:color="auto"/>
              <w:right w:val="single" w:sz="8" w:space="0" w:color="auto"/>
            </w:tcBorders>
            <w:vAlign w:val="center"/>
            <w:hideMark/>
          </w:tcPr>
          <w:p w14:paraId="39CD02DE"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Wireless Communication Module</w:t>
            </w:r>
          </w:p>
        </w:tc>
        <w:tc>
          <w:tcPr>
            <w:tcW w:w="1632" w:type="dxa"/>
            <w:tcBorders>
              <w:top w:val="nil"/>
              <w:left w:val="nil"/>
              <w:bottom w:val="single" w:sz="8" w:space="0" w:color="auto"/>
              <w:right w:val="single" w:sz="8" w:space="0" w:color="auto"/>
            </w:tcBorders>
            <w:vAlign w:val="center"/>
            <w:hideMark/>
          </w:tcPr>
          <w:p w14:paraId="08F3BFEA"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Wireless Communication Module</w:t>
            </w:r>
          </w:p>
        </w:tc>
        <w:tc>
          <w:tcPr>
            <w:tcW w:w="480" w:type="dxa"/>
            <w:tcBorders>
              <w:top w:val="nil"/>
              <w:left w:val="nil"/>
              <w:bottom w:val="single" w:sz="8" w:space="0" w:color="auto"/>
              <w:right w:val="single" w:sz="8" w:space="0" w:color="auto"/>
            </w:tcBorders>
            <w:noWrap/>
            <w:vAlign w:val="center"/>
            <w:hideMark/>
          </w:tcPr>
          <w:p w14:paraId="0A162F81"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102923E2"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15525B89"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24,582.35</w:t>
            </w:r>
          </w:p>
        </w:tc>
        <w:tc>
          <w:tcPr>
            <w:tcW w:w="1500" w:type="dxa"/>
            <w:tcBorders>
              <w:top w:val="nil"/>
              <w:left w:val="nil"/>
              <w:bottom w:val="single" w:sz="8" w:space="0" w:color="auto"/>
              <w:right w:val="single" w:sz="8" w:space="0" w:color="auto"/>
            </w:tcBorders>
            <w:noWrap/>
            <w:vAlign w:val="center"/>
            <w:hideMark/>
          </w:tcPr>
          <w:p w14:paraId="138E66B9"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24,582.35</w:t>
            </w:r>
          </w:p>
        </w:tc>
      </w:tr>
      <w:tr w:rsidR="00A12C69" w:rsidRPr="00A12C69" w14:paraId="61D3A9BD"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0DE389CB"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7</w:t>
            </w:r>
          </w:p>
        </w:tc>
        <w:tc>
          <w:tcPr>
            <w:tcW w:w="1628" w:type="dxa"/>
            <w:tcBorders>
              <w:top w:val="nil"/>
              <w:left w:val="nil"/>
              <w:bottom w:val="single" w:sz="8" w:space="0" w:color="auto"/>
              <w:right w:val="single" w:sz="8" w:space="0" w:color="auto"/>
            </w:tcBorders>
            <w:vAlign w:val="center"/>
            <w:hideMark/>
          </w:tcPr>
          <w:p w14:paraId="6D29F3E1"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Multimedia Playback Box</w:t>
            </w:r>
          </w:p>
        </w:tc>
        <w:tc>
          <w:tcPr>
            <w:tcW w:w="1632" w:type="dxa"/>
            <w:tcBorders>
              <w:top w:val="nil"/>
              <w:left w:val="nil"/>
              <w:bottom w:val="single" w:sz="8" w:space="0" w:color="auto"/>
              <w:right w:val="single" w:sz="8" w:space="0" w:color="auto"/>
            </w:tcBorders>
            <w:vAlign w:val="center"/>
            <w:hideMark/>
          </w:tcPr>
          <w:p w14:paraId="7D7DF559"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Multimedia Playback Box</w:t>
            </w:r>
          </w:p>
        </w:tc>
        <w:tc>
          <w:tcPr>
            <w:tcW w:w="480" w:type="dxa"/>
            <w:tcBorders>
              <w:top w:val="nil"/>
              <w:left w:val="nil"/>
              <w:bottom w:val="single" w:sz="8" w:space="0" w:color="auto"/>
              <w:right w:val="single" w:sz="8" w:space="0" w:color="auto"/>
            </w:tcBorders>
            <w:noWrap/>
            <w:vAlign w:val="center"/>
            <w:hideMark/>
          </w:tcPr>
          <w:p w14:paraId="643A45D9"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2A96930A"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6D93AE1D"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68,830.57</w:t>
            </w:r>
          </w:p>
        </w:tc>
        <w:tc>
          <w:tcPr>
            <w:tcW w:w="1500" w:type="dxa"/>
            <w:tcBorders>
              <w:top w:val="nil"/>
              <w:left w:val="nil"/>
              <w:bottom w:val="single" w:sz="8" w:space="0" w:color="auto"/>
              <w:right w:val="single" w:sz="8" w:space="0" w:color="auto"/>
            </w:tcBorders>
            <w:noWrap/>
            <w:vAlign w:val="center"/>
            <w:hideMark/>
          </w:tcPr>
          <w:p w14:paraId="558B7350"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68,830.57</w:t>
            </w:r>
          </w:p>
        </w:tc>
      </w:tr>
      <w:tr w:rsidR="00A12C69" w:rsidRPr="00A12C69" w14:paraId="6903AEA1"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1023A429"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8</w:t>
            </w:r>
          </w:p>
        </w:tc>
        <w:tc>
          <w:tcPr>
            <w:tcW w:w="1628" w:type="dxa"/>
            <w:tcBorders>
              <w:top w:val="nil"/>
              <w:left w:val="nil"/>
              <w:bottom w:val="single" w:sz="8" w:space="0" w:color="auto"/>
              <w:right w:val="single" w:sz="8" w:space="0" w:color="auto"/>
            </w:tcBorders>
            <w:vAlign w:val="center"/>
            <w:hideMark/>
          </w:tcPr>
          <w:p w14:paraId="425D6CF8"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Window Display Screen 21'LCD</w:t>
            </w:r>
          </w:p>
        </w:tc>
        <w:tc>
          <w:tcPr>
            <w:tcW w:w="1632" w:type="dxa"/>
            <w:tcBorders>
              <w:top w:val="nil"/>
              <w:left w:val="nil"/>
              <w:bottom w:val="single" w:sz="8" w:space="0" w:color="auto"/>
              <w:right w:val="single" w:sz="8" w:space="0" w:color="auto"/>
            </w:tcBorders>
            <w:vAlign w:val="center"/>
            <w:hideMark/>
          </w:tcPr>
          <w:p w14:paraId="152A4927"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21' Display screen</w:t>
            </w:r>
          </w:p>
        </w:tc>
        <w:tc>
          <w:tcPr>
            <w:tcW w:w="480" w:type="dxa"/>
            <w:tcBorders>
              <w:top w:val="nil"/>
              <w:left w:val="nil"/>
              <w:bottom w:val="single" w:sz="8" w:space="0" w:color="auto"/>
              <w:right w:val="single" w:sz="8" w:space="0" w:color="auto"/>
            </w:tcBorders>
            <w:noWrap/>
            <w:vAlign w:val="center"/>
            <w:hideMark/>
          </w:tcPr>
          <w:p w14:paraId="12451598"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7F5A1313"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78</w:t>
            </w:r>
          </w:p>
        </w:tc>
        <w:tc>
          <w:tcPr>
            <w:tcW w:w="1360" w:type="dxa"/>
            <w:tcBorders>
              <w:top w:val="nil"/>
              <w:left w:val="nil"/>
              <w:bottom w:val="single" w:sz="8" w:space="0" w:color="auto"/>
              <w:right w:val="single" w:sz="8" w:space="0" w:color="auto"/>
            </w:tcBorders>
            <w:noWrap/>
            <w:vAlign w:val="center"/>
            <w:hideMark/>
          </w:tcPr>
          <w:p w14:paraId="3D9ABC35"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1,500.74</w:t>
            </w:r>
          </w:p>
        </w:tc>
        <w:tc>
          <w:tcPr>
            <w:tcW w:w="1500" w:type="dxa"/>
            <w:tcBorders>
              <w:top w:val="nil"/>
              <w:left w:val="nil"/>
              <w:bottom w:val="single" w:sz="8" w:space="0" w:color="auto"/>
              <w:right w:val="single" w:sz="8" w:space="0" w:color="auto"/>
            </w:tcBorders>
            <w:noWrap/>
            <w:vAlign w:val="center"/>
            <w:hideMark/>
          </w:tcPr>
          <w:p w14:paraId="74332447"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117,057.86</w:t>
            </w:r>
          </w:p>
        </w:tc>
      </w:tr>
      <w:tr w:rsidR="00A12C69" w:rsidRPr="00A12C69" w14:paraId="2CABA049"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4D4F33A0"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9</w:t>
            </w:r>
          </w:p>
        </w:tc>
        <w:tc>
          <w:tcPr>
            <w:tcW w:w="1628" w:type="dxa"/>
            <w:tcBorders>
              <w:top w:val="nil"/>
              <w:left w:val="nil"/>
              <w:bottom w:val="single" w:sz="8" w:space="0" w:color="auto"/>
              <w:right w:val="single" w:sz="8" w:space="0" w:color="auto"/>
            </w:tcBorders>
            <w:vAlign w:val="center"/>
            <w:hideMark/>
          </w:tcPr>
          <w:p w14:paraId="727C527F"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Comprehensive Display Screen 55'LCD</w:t>
            </w:r>
          </w:p>
        </w:tc>
        <w:tc>
          <w:tcPr>
            <w:tcW w:w="1632" w:type="dxa"/>
            <w:tcBorders>
              <w:top w:val="nil"/>
              <w:left w:val="nil"/>
              <w:bottom w:val="single" w:sz="8" w:space="0" w:color="auto"/>
              <w:right w:val="single" w:sz="8" w:space="0" w:color="auto"/>
            </w:tcBorders>
            <w:vAlign w:val="center"/>
            <w:hideMark/>
          </w:tcPr>
          <w:p w14:paraId="2675B605"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55' Display screen</w:t>
            </w:r>
          </w:p>
        </w:tc>
        <w:tc>
          <w:tcPr>
            <w:tcW w:w="480" w:type="dxa"/>
            <w:tcBorders>
              <w:top w:val="nil"/>
              <w:left w:val="nil"/>
              <w:bottom w:val="single" w:sz="8" w:space="0" w:color="auto"/>
              <w:right w:val="single" w:sz="8" w:space="0" w:color="auto"/>
            </w:tcBorders>
            <w:noWrap/>
            <w:vAlign w:val="center"/>
            <w:hideMark/>
          </w:tcPr>
          <w:p w14:paraId="0CD4963E"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52947362"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4</w:t>
            </w:r>
          </w:p>
        </w:tc>
        <w:tc>
          <w:tcPr>
            <w:tcW w:w="1360" w:type="dxa"/>
            <w:tcBorders>
              <w:top w:val="nil"/>
              <w:left w:val="nil"/>
              <w:bottom w:val="single" w:sz="8" w:space="0" w:color="auto"/>
              <w:right w:val="single" w:sz="8" w:space="0" w:color="auto"/>
            </w:tcBorders>
            <w:noWrap/>
            <w:vAlign w:val="center"/>
            <w:hideMark/>
          </w:tcPr>
          <w:p w14:paraId="241B4C8C"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86,447.92</w:t>
            </w:r>
          </w:p>
        </w:tc>
        <w:tc>
          <w:tcPr>
            <w:tcW w:w="1500" w:type="dxa"/>
            <w:tcBorders>
              <w:top w:val="nil"/>
              <w:left w:val="nil"/>
              <w:bottom w:val="single" w:sz="8" w:space="0" w:color="auto"/>
              <w:right w:val="single" w:sz="8" w:space="0" w:color="auto"/>
            </w:tcBorders>
            <w:noWrap/>
            <w:vAlign w:val="center"/>
            <w:hideMark/>
          </w:tcPr>
          <w:p w14:paraId="46545773"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345,791.68</w:t>
            </w:r>
          </w:p>
        </w:tc>
      </w:tr>
      <w:tr w:rsidR="00A12C69" w:rsidRPr="00A12C69" w14:paraId="6B4D744C"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4F30CB43"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10</w:t>
            </w:r>
          </w:p>
        </w:tc>
        <w:tc>
          <w:tcPr>
            <w:tcW w:w="1628" w:type="dxa"/>
            <w:tcBorders>
              <w:top w:val="nil"/>
              <w:left w:val="nil"/>
              <w:bottom w:val="single" w:sz="8" w:space="0" w:color="auto"/>
              <w:right w:val="single" w:sz="8" w:space="0" w:color="auto"/>
            </w:tcBorders>
            <w:vAlign w:val="center"/>
            <w:hideMark/>
          </w:tcPr>
          <w:p w14:paraId="1DF2B2C4"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Digital Speak 60W </w:t>
            </w:r>
          </w:p>
        </w:tc>
        <w:tc>
          <w:tcPr>
            <w:tcW w:w="1632" w:type="dxa"/>
            <w:tcBorders>
              <w:top w:val="nil"/>
              <w:left w:val="nil"/>
              <w:bottom w:val="single" w:sz="8" w:space="0" w:color="auto"/>
              <w:right w:val="single" w:sz="8" w:space="0" w:color="auto"/>
            </w:tcBorders>
            <w:vAlign w:val="center"/>
            <w:hideMark/>
          </w:tcPr>
          <w:p w14:paraId="02C0D27D"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Digital Speak 60W </w:t>
            </w:r>
          </w:p>
        </w:tc>
        <w:tc>
          <w:tcPr>
            <w:tcW w:w="480" w:type="dxa"/>
            <w:tcBorders>
              <w:top w:val="nil"/>
              <w:left w:val="nil"/>
              <w:bottom w:val="single" w:sz="8" w:space="0" w:color="auto"/>
              <w:right w:val="single" w:sz="8" w:space="0" w:color="auto"/>
            </w:tcBorders>
            <w:noWrap/>
            <w:vAlign w:val="center"/>
            <w:hideMark/>
          </w:tcPr>
          <w:p w14:paraId="3A57AB40"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505185AD"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62821D01"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398,778.11</w:t>
            </w:r>
          </w:p>
        </w:tc>
        <w:tc>
          <w:tcPr>
            <w:tcW w:w="1500" w:type="dxa"/>
            <w:tcBorders>
              <w:top w:val="nil"/>
              <w:left w:val="nil"/>
              <w:bottom w:val="single" w:sz="8" w:space="0" w:color="auto"/>
              <w:right w:val="single" w:sz="8" w:space="0" w:color="auto"/>
            </w:tcBorders>
            <w:noWrap/>
            <w:vAlign w:val="center"/>
            <w:hideMark/>
          </w:tcPr>
          <w:p w14:paraId="349FA36E"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398,778.11</w:t>
            </w:r>
          </w:p>
        </w:tc>
      </w:tr>
      <w:tr w:rsidR="00A12C69" w:rsidRPr="00A12C69" w14:paraId="7E99D1E4"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15737070"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11</w:t>
            </w:r>
          </w:p>
        </w:tc>
        <w:tc>
          <w:tcPr>
            <w:tcW w:w="1628" w:type="dxa"/>
            <w:tcBorders>
              <w:top w:val="nil"/>
              <w:left w:val="nil"/>
              <w:bottom w:val="single" w:sz="8" w:space="0" w:color="auto"/>
              <w:right w:val="single" w:sz="8" w:space="0" w:color="auto"/>
            </w:tcBorders>
            <w:vAlign w:val="center"/>
            <w:hideMark/>
          </w:tcPr>
          <w:p w14:paraId="08AD30AA"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Customer Service Satisfaction Terminal</w:t>
            </w:r>
          </w:p>
        </w:tc>
        <w:tc>
          <w:tcPr>
            <w:tcW w:w="1632" w:type="dxa"/>
            <w:tcBorders>
              <w:top w:val="nil"/>
              <w:left w:val="nil"/>
              <w:bottom w:val="single" w:sz="8" w:space="0" w:color="auto"/>
              <w:right w:val="single" w:sz="8" w:space="0" w:color="auto"/>
            </w:tcBorders>
            <w:vAlign w:val="center"/>
            <w:hideMark/>
          </w:tcPr>
          <w:p w14:paraId="7730912B"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bookmarkStart w:id="55" w:name="RANGE!F33"/>
            <w:r w:rsidRPr="00A12C69">
              <w:rPr>
                <w:rFonts w:ascii="Calibri" w:eastAsia="Times New Roman" w:hAnsi="Calibri" w:cs="Calibri"/>
                <w:color w:val="000000"/>
                <w:sz w:val="22"/>
                <w:szCs w:val="22"/>
              </w:rPr>
              <w:t>Customer Service Satisfaction Terminal</w:t>
            </w:r>
            <w:bookmarkEnd w:id="55"/>
          </w:p>
        </w:tc>
        <w:tc>
          <w:tcPr>
            <w:tcW w:w="480" w:type="dxa"/>
            <w:tcBorders>
              <w:top w:val="nil"/>
              <w:left w:val="nil"/>
              <w:bottom w:val="single" w:sz="8" w:space="0" w:color="auto"/>
              <w:right w:val="single" w:sz="8" w:space="0" w:color="auto"/>
            </w:tcBorders>
            <w:noWrap/>
            <w:vAlign w:val="center"/>
            <w:hideMark/>
          </w:tcPr>
          <w:p w14:paraId="1D3E0D4B"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7090B4A9"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78</w:t>
            </w:r>
          </w:p>
        </w:tc>
        <w:tc>
          <w:tcPr>
            <w:tcW w:w="1360" w:type="dxa"/>
            <w:tcBorders>
              <w:top w:val="nil"/>
              <w:left w:val="nil"/>
              <w:bottom w:val="single" w:sz="8" w:space="0" w:color="auto"/>
              <w:right w:val="single" w:sz="8" w:space="0" w:color="auto"/>
            </w:tcBorders>
            <w:noWrap/>
            <w:vAlign w:val="center"/>
            <w:hideMark/>
          </w:tcPr>
          <w:p w14:paraId="7A6F9CFE"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1,124.53</w:t>
            </w:r>
          </w:p>
        </w:tc>
        <w:tc>
          <w:tcPr>
            <w:tcW w:w="1500" w:type="dxa"/>
            <w:tcBorders>
              <w:top w:val="nil"/>
              <w:left w:val="nil"/>
              <w:bottom w:val="single" w:sz="8" w:space="0" w:color="auto"/>
              <w:right w:val="single" w:sz="8" w:space="0" w:color="auto"/>
            </w:tcBorders>
            <w:noWrap/>
            <w:vAlign w:val="center"/>
            <w:hideMark/>
          </w:tcPr>
          <w:p w14:paraId="26E6C82B"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87,713.09</w:t>
            </w:r>
          </w:p>
        </w:tc>
      </w:tr>
      <w:tr w:rsidR="00A12C69" w:rsidRPr="00A12C69" w14:paraId="5D4383A7" w14:textId="77777777" w:rsidTr="00A12C69">
        <w:trPr>
          <w:trHeight w:val="570"/>
        </w:trPr>
        <w:tc>
          <w:tcPr>
            <w:tcW w:w="8000" w:type="dxa"/>
            <w:gridSpan w:val="7"/>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6E160179"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r w:rsidRPr="00A12C69">
              <w:rPr>
                <w:rFonts w:ascii="Calibri" w:eastAsia="Times New Roman" w:hAnsi="Calibri" w:cs="Calibri"/>
                <w:color w:val="FFFFFF"/>
                <w:sz w:val="22"/>
                <w:szCs w:val="22"/>
              </w:rPr>
              <w:t>Call Center</w:t>
            </w:r>
          </w:p>
        </w:tc>
      </w:tr>
      <w:tr w:rsidR="00A12C69" w:rsidRPr="00A12C69" w14:paraId="28C12449"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021E91E3"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bookmarkStart w:id="56" w:name="RANGE!D35"/>
            <w:bookmarkStart w:id="57" w:name="_Hlk207288279" w:colFirst="1" w:colLast="6"/>
            <w:r w:rsidRPr="00A12C69">
              <w:rPr>
                <w:rFonts w:ascii="Calibri" w:eastAsia="Times New Roman" w:hAnsi="Calibri" w:cs="Calibri"/>
                <w:color w:val="000000"/>
                <w:sz w:val="22"/>
                <w:szCs w:val="22"/>
              </w:rPr>
              <w:t>1</w:t>
            </w:r>
            <w:bookmarkEnd w:id="56"/>
          </w:p>
        </w:tc>
        <w:tc>
          <w:tcPr>
            <w:tcW w:w="1628" w:type="dxa"/>
            <w:tcBorders>
              <w:top w:val="nil"/>
              <w:left w:val="nil"/>
              <w:bottom w:val="single" w:sz="8" w:space="0" w:color="auto"/>
              <w:right w:val="single" w:sz="8" w:space="0" w:color="auto"/>
            </w:tcBorders>
            <w:vAlign w:val="center"/>
            <w:hideMark/>
          </w:tcPr>
          <w:p w14:paraId="69CF5A60"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bookmarkStart w:id="58" w:name="RANGE!E35"/>
            <w:r w:rsidRPr="00A12C69">
              <w:rPr>
                <w:rFonts w:ascii="Calibri" w:eastAsia="Times New Roman" w:hAnsi="Calibri" w:cs="Calibri"/>
                <w:color w:val="000000"/>
                <w:sz w:val="22"/>
                <w:szCs w:val="22"/>
              </w:rPr>
              <w:t xml:space="preserve">Workstation </w:t>
            </w:r>
            <w:bookmarkEnd w:id="58"/>
          </w:p>
        </w:tc>
        <w:tc>
          <w:tcPr>
            <w:tcW w:w="1632" w:type="dxa"/>
            <w:tcBorders>
              <w:top w:val="nil"/>
              <w:left w:val="nil"/>
              <w:bottom w:val="single" w:sz="8" w:space="0" w:color="auto"/>
              <w:right w:val="single" w:sz="8" w:space="0" w:color="auto"/>
            </w:tcBorders>
            <w:vAlign w:val="center"/>
            <w:hideMark/>
          </w:tcPr>
          <w:p w14:paraId="52CAF576"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Workstation with 23.8-inch Monitor </w:t>
            </w:r>
          </w:p>
        </w:tc>
        <w:tc>
          <w:tcPr>
            <w:tcW w:w="480" w:type="dxa"/>
            <w:tcBorders>
              <w:top w:val="nil"/>
              <w:left w:val="nil"/>
              <w:bottom w:val="single" w:sz="8" w:space="0" w:color="auto"/>
              <w:right w:val="single" w:sz="8" w:space="0" w:color="auto"/>
            </w:tcBorders>
            <w:noWrap/>
            <w:vAlign w:val="center"/>
            <w:hideMark/>
          </w:tcPr>
          <w:p w14:paraId="4F377F84"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1F23C804"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6</w:t>
            </w:r>
          </w:p>
        </w:tc>
        <w:tc>
          <w:tcPr>
            <w:tcW w:w="1360" w:type="dxa"/>
            <w:tcBorders>
              <w:top w:val="nil"/>
              <w:left w:val="nil"/>
              <w:bottom w:val="single" w:sz="8" w:space="0" w:color="auto"/>
              <w:right w:val="single" w:sz="8" w:space="0" w:color="auto"/>
            </w:tcBorders>
            <w:noWrap/>
            <w:vAlign w:val="center"/>
            <w:hideMark/>
          </w:tcPr>
          <w:p w14:paraId="3ABD0BDC"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190,000.00</w:t>
            </w:r>
          </w:p>
        </w:tc>
        <w:tc>
          <w:tcPr>
            <w:tcW w:w="1500" w:type="dxa"/>
            <w:tcBorders>
              <w:top w:val="nil"/>
              <w:left w:val="nil"/>
              <w:bottom w:val="single" w:sz="8" w:space="0" w:color="auto"/>
              <w:right w:val="single" w:sz="8" w:space="0" w:color="auto"/>
            </w:tcBorders>
            <w:noWrap/>
            <w:vAlign w:val="center"/>
            <w:hideMark/>
          </w:tcPr>
          <w:p w14:paraId="017CB890"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1,140,000.00</w:t>
            </w:r>
          </w:p>
        </w:tc>
      </w:tr>
      <w:bookmarkEnd w:id="57"/>
      <w:tr w:rsidR="00A12C69" w:rsidRPr="00A12C69" w14:paraId="0EE018F0"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1499D24D"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2</w:t>
            </w:r>
          </w:p>
        </w:tc>
        <w:tc>
          <w:tcPr>
            <w:tcW w:w="1628" w:type="dxa"/>
            <w:tcBorders>
              <w:top w:val="nil"/>
              <w:left w:val="nil"/>
              <w:bottom w:val="single" w:sz="8" w:space="0" w:color="auto"/>
              <w:right w:val="single" w:sz="8" w:space="0" w:color="auto"/>
            </w:tcBorders>
            <w:vAlign w:val="center"/>
            <w:hideMark/>
          </w:tcPr>
          <w:p w14:paraId="6C25816A"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Head/mic for workstation </w:t>
            </w:r>
          </w:p>
        </w:tc>
        <w:tc>
          <w:tcPr>
            <w:tcW w:w="1632" w:type="dxa"/>
            <w:tcBorders>
              <w:top w:val="nil"/>
              <w:left w:val="nil"/>
              <w:bottom w:val="single" w:sz="8" w:space="0" w:color="auto"/>
              <w:right w:val="single" w:sz="8" w:space="0" w:color="auto"/>
            </w:tcBorders>
            <w:vAlign w:val="center"/>
            <w:hideMark/>
          </w:tcPr>
          <w:p w14:paraId="75E2B2DB"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Head/mic for workstation </w:t>
            </w:r>
          </w:p>
        </w:tc>
        <w:tc>
          <w:tcPr>
            <w:tcW w:w="480" w:type="dxa"/>
            <w:tcBorders>
              <w:top w:val="nil"/>
              <w:left w:val="nil"/>
              <w:bottom w:val="single" w:sz="8" w:space="0" w:color="auto"/>
              <w:right w:val="single" w:sz="8" w:space="0" w:color="auto"/>
            </w:tcBorders>
            <w:noWrap/>
            <w:vAlign w:val="center"/>
            <w:hideMark/>
          </w:tcPr>
          <w:p w14:paraId="14F48102"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0305F08A"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6</w:t>
            </w:r>
          </w:p>
        </w:tc>
        <w:tc>
          <w:tcPr>
            <w:tcW w:w="1360" w:type="dxa"/>
            <w:tcBorders>
              <w:top w:val="nil"/>
              <w:left w:val="nil"/>
              <w:bottom w:val="single" w:sz="8" w:space="0" w:color="auto"/>
              <w:right w:val="single" w:sz="8" w:space="0" w:color="auto"/>
            </w:tcBorders>
            <w:noWrap/>
            <w:vAlign w:val="center"/>
            <w:hideMark/>
          </w:tcPr>
          <w:p w14:paraId="15E98433"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1,248.78</w:t>
            </w:r>
          </w:p>
        </w:tc>
        <w:tc>
          <w:tcPr>
            <w:tcW w:w="1500" w:type="dxa"/>
            <w:tcBorders>
              <w:top w:val="nil"/>
              <w:left w:val="nil"/>
              <w:bottom w:val="single" w:sz="8" w:space="0" w:color="auto"/>
              <w:right w:val="single" w:sz="8" w:space="0" w:color="auto"/>
            </w:tcBorders>
            <w:noWrap/>
            <w:vAlign w:val="center"/>
            <w:hideMark/>
          </w:tcPr>
          <w:p w14:paraId="3A81567F"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7,492.70</w:t>
            </w:r>
          </w:p>
        </w:tc>
      </w:tr>
      <w:tr w:rsidR="00A12C69" w:rsidRPr="00A12C69" w14:paraId="55C76FA7"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462957A6"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3</w:t>
            </w:r>
          </w:p>
        </w:tc>
        <w:tc>
          <w:tcPr>
            <w:tcW w:w="1628" w:type="dxa"/>
            <w:tcBorders>
              <w:top w:val="nil"/>
              <w:left w:val="nil"/>
              <w:bottom w:val="single" w:sz="8" w:space="0" w:color="auto"/>
              <w:right w:val="single" w:sz="8" w:space="0" w:color="auto"/>
            </w:tcBorders>
            <w:vAlign w:val="center"/>
            <w:hideMark/>
          </w:tcPr>
          <w:p w14:paraId="3B145871"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Staff Chairs </w:t>
            </w:r>
          </w:p>
        </w:tc>
        <w:tc>
          <w:tcPr>
            <w:tcW w:w="1632" w:type="dxa"/>
            <w:tcBorders>
              <w:top w:val="nil"/>
              <w:left w:val="nil"/>
              <w:bottom w:val="single" w:sz="8" w:space="0" w:color="auto"/>
              <w:right w:val="single" w:sz="8" w:space="0" w:color="auto"/>
            </w:tcBorders>
            <w:vAlign w:val="center"/>
            <w:hideMark/>
          </w:tcPr>
          <w:p w14:paraId="1691B86D"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Staff Chairs </w:t>
            </w:r>
          </w:p>
        </w:tc>
        <w:tc>
          <w:tcPr>
            <w:tcW w:w="480" w:type="dxa"/>
            <w:tcBorders>
              <w:top w:val="nil"/>
              <w:left w:val="nil"/>
              <w:bottom w:val="single" w:sz="8" w:space="0" w:color="auto"/>
              <w:right w:val="single" w:sz="8" w:space="0" w:color="auto"/>
            </w:tcBorders>
            <w:noWrap/>
            <w:vAlign w:val="center"/>
            <w:hideMark/>
          </w:tcPr>
          <w:p w14:paraId="6F5CEB1C"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5AB4963E"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6</w:t>
            </w:r>
          </w:p>
        </w:tc>
        <w:tc>
          <w:tcPr>
            <w:tcW w:w="1360" w:type="dxa"/>
            <w:tcBorders>
              <w:top w:val="nil"/>
              <w:left w:val="nil"/>
              <w:bottom w:val="single" w:sz="8" w:space="0" w:color="auto"/>
              <w:right w:val="single" w:sz="8" w:space="0" w:color="auto"/>
            </w:tcBorders>
            <w:noWrap/>
            <w:vAlign w:val="center"/>
            <w:hideMark/>
          </w:tcPr>
          <w:p w14:paraId="5CF4B924"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12,523.89</w:t>
            </w:r>
          </w:p>
        </w:tc>
        <w:tc>
          <w:tcPr>
            <w:tcW w:w="1500" w:type="dxa"/>
            <w:tcBorders>
              <w:top w:val="nil"/>
              <w:left w:val="nil"/>
              <w:bottom w:val="single" w:sz="8" w:space="0" w:color="auto"/>
              <w:right w:val="single" w:sz="8" w:space="0" w:color="auto"/>
            </w:tcBorders>
            <w:noWrap/>
            <w:vAlign w:val="center"/>
            <w:hideMark/>
          </w:tcPr>
          <w:p w14:paraId="336F7425"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75,143.32</w:t>
            </w:r>
          </w:p>
        </w:tc>
      </w:tr>
      <w:tr w:rsidR="00A12C69" w:rsidRPr="00A12C69" w14:paraId="542D4D58"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5F134D0E"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4</w:t>
            </w:r>
          </w:p>
        </w:tc>
        <w:tc>
          <w:tcPr>
            <w:tcW w:w="1628" w:type="dxa"/>
            <w:tcBorders>
              <w:top w:val="nil"/>
              <w:left w:val="nil"/>
              <w:bottom w:val="single" w:sz="8" w:space="0" w:color="auto"/>
              <w:right w:val="single" w:sz="8" w:space="0" w:color="auto"/>
            </w:tcBorders>
            <w:vAlign w:val="center"/>
            <w:hideMark/>
          </w:tcPr>
          <w:p w14:paraId="028007CD"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Office Table</w:t>
            </w:r>
          </w:p>
        </w:tc>
        <w:tc>
          <w:tcPr>
            <w:tcW w:w="1632" w:type="dxa"/>
            <w:tcBorders>
              <w:top w:val="nil"/>
              <w:left w:val="nil"/>
              <w:bottom w:val="single" w:sz="8" w:space="0" w:color="auto"/>
              <w:right w:val="single" w:sz="8" w:space="0" w:color="auto"/>
            </w:tcBorders>
            <w:vAlign w:val="center"/>
            <w:hideMark/>
          </w:tcPr>
          <w:p w14:paraId="04B804AA"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office Table</w:t>
            </w:r>
          </w:p>
        </w:tc>
        <w:tc>
          <w:tcPr>
            <w:tcW w:w="480" w:type="dxa"/>
            <w:tcBorders>
              <w:top w:val="nil"/>
              <w:left w:val="nil"/>
              <w:bottom w:val="single" w:sz="8" w:space="0" w:color="auto"/>
              <w:right w:val="single" w:sz="8" w:space="0" w:color="auto"/>
            </w:tcBorders>
            <w:noWrap/>
            <w:vAlign w:val="center"/>
            <w:hideMark/>
          </w:tcPr>
          <w:p w14:paraId="2297A249"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2E39A1A7"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6</w:t>
            </w:r>
          </w:p>
        </w:tc>
        <w:tc>
          <w:tcPr>
            <w:tcW w:w="1360" w:type="dxa"/>
            <w:tcBorders>
              <w:top w:val="nil"/>
              <w:left w:val="nil"/>
              <w:bottom w:val="single" w:sz="8" w:space="0" w:color="auto"/>
              <w:right w:val="single" w:sz="8" w:space="0" w:color="auto"/>
            </w:tcBorders>
            <w:noWrap/>
            <w:vAlign w:val="center"/>
            <w:hideMark/>
          </w:tcPr>
          <w:p w14:paraId="73FB57C6"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20,758.43</w:t>
            </w:r>
          </w:p>
        </w:tc>
        <w:tc>
          <w:tcPr>
            <w:tcW w:w="1500" w:type="dxa"/>
            <w:tcBorders>
              <w:top w:val="nil"/>
              <w:left w:val="nil"/>
              <w:bottom w:val="single" w:sz="8" w:space="0" w:color="auto"/>
              <w:right w:val="single" w:sz="8" w:space="0" w:color="auto"/>
            </w:tcBorders>
            <w:noWrap/>
            <w:vAlign w:val="center"/>
            <w:hideMark/>
          </w:tcPr>
          <w:p w14:paraId="0C632FCC"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124,550.56</w:t>
            </w:r>
          </w:p>
        </w:tc>
      </w:tr>
      <w:tr w:rsidR="00A12C69" w:rsidRPr="00A12C69" w14:paraId="510844F5"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68FD1790"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5</w:t>
            </w:r>
          </w:p>
        </w:tc>
        <w:tc>
          <w:tcPr>
            <w:tcW w:w="1628" w:type="dxa"/>
            <w:tcBorders>
              <w:top w:val="nil"/>
              <w:left w:val="nil"/>
              <w:bottom w:val="single" w:sz="8" w:space="0" w:color="auto"/>
              <w:right w:val="single" w:sz="8" w:space="0" w:color="auto"/>
            </w:tcBorders>
            <w:vAlign w:val="center"/>
            <w:hideMark/>
          </w:tcPr>
          <w:p w14:paraId="507DCD0C"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Activity three </w:t>
            </w:r>
            <w:proofErr w:type="spellStart"/>
            <w:r w:rsidRPr="00A12C69">
              <w:rPr>
                <w:rFonts w:ascii="Calibri" w:eastAsia="Times New Roman" w:hAnsi="Calibri" w:cs="Calibri"/>
                <w:color w:val="000000"/>
                <w:sz w:val="22"/>
                <w:szCs w:val="22"/>
              </w:rPr>
              <w:t>Buchet</w:t>
            </w:r>
            <w:proofErr w:type="spellEnd"/>
            <w:r w:rsidRPr="00A12C69">
              <w:rPr>
                <w:rFonts w:ascii="Calibri" w:eastAsia="Times New Roman" w:hAnsi="Calibri" w:cs="Calibri"/>
                <w:color w:val="000000"/>
                <w:sz w:val="22"/>
                <w:szCs w:val="22"/>
              </w:rPr>
              <w:t xml:space="preserve"> Cabinet </w:t>
            </w:r>
          </w:p>
        </w:tc>
        <w:tc>
          <w:tcPr>
            <w:tcW w:w="1632" w:type="dxa"/>
            <w:tcBorders>
              <w:top w:val="nil"/>
              <w:left w:val="nil"/>
              <w:bottom w:val="single" w:sz="8" w:space="0" w:color="auto"/>
              <w:right w:val="single" w:sz="8" w:space="0" w:color="auto"/>
            </w:tcBorders>
            <w:vAlign w:val="center"/>
            <w:hideMark/>
          </w:tcPr>
          <w:p w14:paraId="0530281E"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Activity three </w:t>
            </w:r>
            <w:proofErr w:type="spellStart"/>
            <w:r w:rsidRPr="00A12C69">
              <w:rPr>
                <w:rFonts w:ascii="Calibri" w:eastAsia="Times New Roman" w:hAnsi="Calibri" w:cs="Calibri"/>
                <w:color w:val="000000"/>
                <w:sz w:val="22"/>
                <w:szCs w:val="22"/>
              </w:rPr>
              <w:t>Buchet</w:t>
            </w:r>
            <w:proofErr w:type="spellEnd"/>
            <w:r w:rsidRPr="00A12C69">
              <w:rPr>
                <w:rFonts w:ascii="Calibri" w:eastAsia="Times New Roman" w:hAnsi="Calibri" w:cs="Calibri"/>
                <w:color w:val="000000"/>
                <w:sz w:val="22"/>
                <w:szCs w:val="22"/>
              </w:rPr>
              <w:t xml:space="preserve"> Cabinet </w:t>
            </w:r>
          </w:p>
        </w:tc>
        <w:tc>
          <w:tcPr>
            <w:tcW w:w="480" w:type="dxa"/>
            <w:tcBorders>
              <w:top w:val="nil"/>
              <w:left w:val="nil"/>
              <w:bottom w:val="single" w:sz="8" w:space="0" w:color="auto"/>
              <w:right w:val="single" w:sz="8" w:space="0" w:color="auto"/>
            </w:tcBorders>
            <w:noWrap/>
            <w:vAlign w:val="center"/>
            <w:hideMark/>
          </w:tcPr>
          <w:p w14:paraId="237FC9D0"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786DEBE7"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6</w:t>
            </w:r>
          </w:p>
        </w:tc>
        <w:tc>
          <w:tcPr>
            <w:tcW w:w="1360" w:type="dxa"/>
            <w:tcBorders>
              <w:top w:val="nil"/>
              <w:left w:val="nil"/>
              <w:bottom w:val="single" w:sz="8" w:space="0" w:color="auto"/>
              <w:right w:val="single" w:sz="8" w:space="0" w:color="auto"/>
            </w:tcBorders>
            <w:noWrap/>
            <w:vAlign w:val="center"/>
            <w:hideMark/>
          </w:tcPr>
          <w:p w14:paraId="2BFFF7BA"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2,341.33</w:t>
            </w:r>
          </w:p>
        </w:tc>
        <w:tc>
          <w:tcPr>
            <w:tcW w:w="1500" w:type="dxa"/>
            <w:tcBorders>
              <w:top w:val="nil"/>
              <w:left w:val="nil"/>
              <w:bottom w:val="single" w:sz="8" w:space="0" w:color="auto"/>
              <w:right w:val="single" w:sz="8" w:space="0" w:color="auto"/>
            </w:tcBorders>
            <w:noWrap/>
            <w:vAlign w:val="center"/>
            <w:hideMark/>
          </w:tcPr>
          <w:p w14:paraId="15CF6953"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14,047.99</w:t>
            </w:r>
          </w:p>
        </w:tc>
      </w:tr>
      <w:tr w:rsidR="00A12C69" w:rsidRPr="00A12C69" w14:paraId="4C992BA4" w14:textId="77777777" w:rsidTr="00A12C69">
        <w:trPr>
          <w:trHeight w:val="570"/>
        </w:trPr>
        <w:tc>
          <w:tcPr>
            <w:tcW w:w="8000" w:type="dxa"/>
            <w:gridSpan w:val="7"/>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454A407F"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r w:rsidRPr="00A12C69">
              <w:rPr>
                <w:rFonts w:ascii="Calibri" w:eastAsia="Times New Roman" w:hAnsi="Calibri" w:cs="Calibri"/>
                <w:color w:val="FFFFFF"/>
                <w:sz w:val="22"/>
                <w:szCs w:val="22"/>
              </w:rPr>
              <w:t>Passenger Access control and attendance pad</w:t>
            </w:r>
          </w:p>
        </w:tc>
      </w:tr>
      <w:tr w:rsidR="00A12C69" w:rsidRPr="00A12C69" w14:paraId="2BBDDEA6"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2B2C14D0"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628" w:type="dxa"/>
            <w:tcBorders>
              <w:top w:val="nil"/>
              <w:left w:val="nil"/>
              <w:bottom w:val="single" w:sz="8" w:space="0" w:color="auto"/>
              <w:right w:val="single" w:sz="8" w:space="0" w:color="auto"/>
            </w:tcBorders>
            <w:vAlign w:val="center"/>
            <w:hideMark/>
          </w:tcPr>
          <w:p w14:paraId="5527280F"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Single Lane Turnstile </w:t>
            </w:r>
          </w:p>
        </w:tc>
        <w:tc>
          <w:tcPr>
            <w:tcW w:w="1632" w:type="dxa"/>
            <w:tcBorders>
              <w:top w:val="nil"/>
              <w:left w:val="nil"/>
              <w:bottom w:val="single" w:sz="8" w:space="0" w:color="auto"/>
              <w:right w:val="single" w:sz="8" w:space="0" w:color="auto"/>
            </w:tcBorders>
            <w:vAlign w:val="center"/>
            <w:hideMark/>
          </w:tcPr>
          <w:p w14:paraId="5A389FA3"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Single Lane Turnstile </w:t>
            </w:r>
          </w:p>
        </w:tc>
        <w:tc>
          <w:tcPr>
            <w:tcW w:w="480" w:type="dxa"/>
            <w:tcBorders>
              <w:top w:val="nil"/>
              <w:left w:val="nil"/>
              <w:bottom w:val="single" w:sz="8" w:space="0" w:color="auto"/>
              <w:right w:val="single" w:sz="8" w:space="0" w:color="auto"/>
            </w:tcBorders>
            <w:noWrap/>
            <w:vAlign w:val="center"/>
            <w:hideMark/>
          </w:tcPr>
          <w:p w14:paraId="49512866"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4987B861"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w:t>
            </w:r>
          </w:p>
        </w:tc>
        <w:tc>
          <w:tcPr>
            <w:tcW w:w="1360" w:type="dxa"/>
            <w:tcBorders>
              <w:top w:val="nil"/>
              <w:left w:val="nil"/>
              <w:bottom w:val="single" w:sz="8" w:space="0" w:color="auto"/>
              <w:right w:val="single" w:sz="8" w:space="0" w:color="auto"/>
            </w:tcBorders>
            <w:noWrap/>
            <w:vAlign w:val="center"/>
            <w:hideMark/>
          </w:tcPr>
          <w:p w14:paraId="76B94D95"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852,188.02</w:t>
            </w:r>
          </w:p>
        </w:tc>
        <w:tc>
          <w:tcPr>
            <w:tcW w:w="1500" w:type="dxa"/>
            <w:tcBorders>
              <w:top w:val="nil"/>
              <w:left w:val="nil"/>
              <w:bottom w:val="single" w:sz="8" w:space="0" w:color="auto"/>
              <w:right w:val="single" w:sz="8" w:space="0" w:color="auto"/>
            </w:tcBorders>
            <w:noWrap/>
            <w:vAlign w:val="center"/>
            <w:hideMark/>
          </w:tcPr>
          <w:p w14:paraId="3DE23FFF"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1,704,376.04</w:t>
            </w:r>
          </w:p>
        </w:tc>
      </w:tr>
      <w:tr w:rsidR="00A12C69" w:rsidRPr="00A12C69" w14:paraId="2C78485B"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2E1344F2"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2</w:t>
            </w:r>
          </w:p>
        </w:tc>
        <w:tc>
          <w:tcPr>
            <w:tcW w:w="1628" w:type="dxa"/>
            <w:tcBorders>
              <w:top w:val="nil"/>
              <w:left w:val="nil"/>
              <w:bottom w:val="single" w:sz="8" w:space="0" w:color="auto"/>
              <w:right w:val="single" w:sz="8" w:space="0" w:color="auto"/>
            </w:tcBorders>
            <w:vAlign w:val="center"/>
            <w:hideMark/>
          </w:tcPr>
          <w:p w14:paraId="3448CC0F"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Dual-wing turnstile</w:t>
            </w:r>
          </w:p>
        </w:tc>
        <w:tc>
          <w:tcPr>
            <w:tcW w:w="1632" w:type="dxa"/>
            <w:tcBorders>
              <w:top w:val="nil"/>
              <w:left w:val="nil"/>
              <w:bottom w:val="single" w:sz="8" w:space="0" w:color="auto"/>
              <w:right w:val="single" w:sz="8" w:space="0" w:color="auto"/>
            </w:tcBorders>
            <w:vAlign w:val="center"/>
            <w:hideMark/>
          </w:tcPr>
          <w:p w14:paraId="67C9349D"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Dual-wing turnstile</w:t>
            </w:r>
          </w:p>
        </w:tc>
        <w:tc>
          <w:tcPr>
            <w:tcW w:w="480" w:type="dxa"/>
            <w:tcBorders>
              <w:top w:val="nil"/>
              <w:left w:val="nil"/>
              <w:bottom w:val="single" w:sz="8" w:space="0" w:color="auto"/>
              <w:right w:val="single" w:sz="8" w:space="0" w:color="auto"/>
            </w:tcBorders>
            <w:noWrap/>
            <w:vAlign w:val="center"/>
            <w:hideMark/>
          </w:tcPr>
          <w:p w14:paraId="2CF44AB8"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32E34CF6"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3</w:t>
            </w:r>
          </w:p>
        </w:tc>
        <w:tc>
          <w:tcPr>
            <w:tcW w:w="1360" w:type="dxa"/>
            <w:tcBorders>
              <w:top w:val="nil"/>
              <w:left w:val="nil"/>
              <w:bottom w:val="single" w:sz="8" w:space="0" w:color="auto"/>
              <w:right w:val="single" w:sz="8" w:space="0" w:color="auto"/>
            </w:tcBorders>
            <w:noWrap/>
            <w:vAlign w:val="center"/>
            <w:hideMark/>
          </w:tcPr>
          <w:p w14:paraId="550C4438"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507,253.99</w:t>
            </w:r>
          </w:p>
        </w:tc>
        <w:tc>
          <w:tcPr>
            <w:tcW w:w="1500" w:type="dxa"/>
            <w:tcBorders>
              <w:top w:val="nil"/>
              <w:left w:val="nil"/>
              <w:bottom w:val="single" w:sz="8" w:space="0" w:color="auto"/>
              <w:right w:val="single" w:sz="8" w:space="0" w:color="auto"/>
            </w:tcBorders>
            <w:noWrap/>
            <w:vAlign w:val="center"/>
            <w:hideMark/>
          </w:tcPr>
          <w:p w14:paraId="52A203CA"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1,521,761.98</w:t>
            </w:r>
          </w:p>
        </w:tc>
      </w:tr>
      <w:tr w:rsidR="00A12C69" w:rsidRPr="00A12C69" w14:paraId="1C073159"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1D7C9B16"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3</w:t>
            </w:r>
          </w:p>
        </w:tc>
        <w:tc>
          <w:tcPr>
            <w:tcW w:w="1628" w:type="dxa"/>
            <w:tcBorders>
              <w:top w:val="nil"/>
              <w:left w:val="nil"/>
              <w:bottom w:val="single" w:sz="8" w:space="0" w:color="auto"/>
              <w:right w:val="single" w:sz="8" w:space="0" w:color="auto"/>
            </w:tcBorders>
            <w:vAlign w:val="center"/>
            <w:hideMark/>
          </w:tcPr>
          <w:p w14:paraId="50564E2B"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Recognize Pannel</w:t>
            </w:r>
          </w:p>
        </w:tc>
        <w:tc>
          <w:tcPr>
            <w:tcW w:w="1632" w:type="dxa"/>
            <w:tcBorders>
              <w:top w:val="nil"/>
              <w:left w:val="nil"/>
              <w:bottom w:val="single" w:sz="8" w:space="0" w:color="auto"/>
              <w:right w:val="single" w:sz="8" w:space="0" w:color="auto"/>
            </w:tcBorders>
            <w:vAlign w:val="center"/>
            <w:hideMark/>
          </w:tcPr>
          <w:p w14:paraId="1A01A3C9"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Recognize Pannel</w:t>
            </w:r>
          </w:p>
        </w:tc>
        <w:tc>
          <w:tcPr>
            <w:tcW w:w="480" w:type="dxa"/>
            <w:tcBorders>
              <w:top w:val="nil"/>
              <w:left w:val="nil"/>
              <w:bottom w:val="single" w:sz="8" w:space="0" w:color="auto"/>
              <w:right w:val="single" w:sz="8" w:space="0" w:color="auto"/>
            </w:tcBorders>
            <w:noWrap/>
            <w:vAlign w:val="center"/>
            <w:hideMark/>
          </w:tcPr>
          <w:p w14:paraId="4BF51988"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14E14323"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8</w:t>
            </w:r>
          </w:p>
        </w:tc>
        <w:tc>
          <w:tcPr>
            <w:tcW w:w="1360" w:type="dxa"/>
            <w:tcBorders>
              <w:top w:val="nil"/>
              <w:left w:val="nil"/>
              <w:bottom w:val="single" w:sz="8" w:space="0" w:color="auto"/>
              <w:right w:val="single" w:sz="8" w:space="0" w:color="auto"/>
            </w:tcBorders>
            <w:noWrap/>
            <w:vAlign w:val="center"/>
            <w:hideMark/>
          </w:tcPr>
          <w:p w14:paraId="20D94931"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30,376.41</w:t>
            </w:r>
          </w:p>
        </w:tc>
        <w:tc>
          <w:tcPr>
            <w:tcW w:w="1500" w:type="dxa"/>
            <w:tcBorders>
              <w:top w:val="nil"/>
              <w:left w:val="nil"/>
              <w:bottom w:val="single" w:sz="8" w:space="0" w:color="auto"/>
              <w:right w:val="single" w:sz="8" w:space="0" w:color="auto"/>
            </w:tcBorders>
            <w:noWrap/>
            <w:vAlign w:val="center"/>
            <w:hideMark/>
          </w:tcPr>
          <w:p w14:paraId="4AD9AE79"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243,011.25</w:t>
            </w:r>
          </w:p>
        </w:tc>
      </w:tr>
      <w:tr w:rsidR="00A12C69" w:rsidRPr="00A12C69" w14:paraId="1253D2F0"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5AFCF18E"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lastRenderedPageBreak/>
              <w:t>4</w:t>
            </w:r>
          </w:p>
        </w:tc>
        <w:tc>
          <w:tcPr>
            <w:tcW w:w="1628" w:type="dxa"/>
            <w:tcBorders>
              <w:top w:val="nil"/>
              <w:left w:val="nil"/>
              <w:bottom w:val="single" w:sz="8" w:space="0" w:color="auto"/>
              <w:right w:val="single" w:sz="8" w:space="0" w:color="auto"/>
            </w:tcBorders>
            <w:vAlign w:val="center"/>
            <w:hideMark/>
          </w:tcPr>
          <w:p w14:paraId="34CBC6B4"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Fingerprint / Face / Card / Password Attendance Pad</w:t>
            </w:r>
          </w:p>
        </w:tc>
        <w:tc>
          <w:tcPr>
            <w:tcW w:w="1632" w:type="dxa"/>
            <w:tcBorders>
              <w:top w:val="nil"/>
              <w:left w:val="nil"/>
              <w:bottom w:val="single" w:sz="8" w:space="0" w:color="auto"/>
              <w:right w:val="single" w:sz="8" w:space="0" w:color="auto"/>
            </w:tcBorders>
            <w:vAlign w:val="center"/>
            <w:hideMark/>
          </w:tcPr>
          <w:p w14:paraId="0892B35F"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Fingerprint / Face / Card / Password Attendance Pad</w:t>
            </w:r>
          </w:p>
        </w:tc>
        <w:tc>
          <w:tcPr>
            <w:tcW w:w="480" w:type="dxa"/>
            <w:tcBorders>
              <w:top w:val="nil"/>
              <w:left w:val="nil"/>
              <w:bottom w:val="single" w:sz="8" w:space="0" w:color="auto"/>
              <w:right w:val="single" w:sz="8" w:space="0" w:color="auto"/>
            </w:tcBorders>
            <w:noWrap/>
            <w:vAlign w:val="center"/>
            <w:hideMark/>
          </w:tcPr>
          <w:p w14:paraId="7EF7FE07"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0AD94D6E"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4D7C243D"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256,747.86</w:t>
            </w:r>
          </w:p>
        </w:tc>
        <w:tc>
          <w:tcPr>
            <w:tcW w:w="1500" w:type="dxa"/>
            <w:tcBorders>
              <w:top w:val="nil"/>
              <w:left w:val="nil"/>
              <w:bottom w:val="single" w:sz="8" w:space="0" w:color="auto"/>
              <w:right w:val="single" w:sz="8" w:space="0" w:color="auto"/>
            </w:tcBorders>
            <w:noWrap/>
            <w:vAlign w:val="center"/>
            <w:hideMark/>
          </w:tcPr>
          <w:p w14:paraId="2E87299A"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256,747.86</w:t>
            </w:r>
          </w:p>
        </w:tc>
      </w:tr>
      <w:tr w:rsidR="00A12C69" w:rsidRPr="00A12C69" w14:paraId="7E36B86D"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34CFFA6F"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5</w:t>
            </w:r>
          </w:p>
        </w:tc>
        <w:tc>
          <w:tcPr>
            <w:tcW w:w="1628" w:type="dxa"/>
            <w:tcBorders>
              <w:top w:val="nil"/>
              <w:left w:val="nil"/>
              <w:bottom w:val="single" w:sz="8" w:space="0" w:color="auto"/>
              <w:right w:val="single" w:sz="8" w:space="0" w:color="auto"/>
            </w:tcBorders>
            <w:vAlign w:val="center"/>
            <w:hideMark/>
          </w:tcPr>
          <w:p w14:paraId="29C74579"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All in one software </w:t>
            </w:r>
          </w:p>
        </w:tc>
        <w:tc>
          <w:tcPr>
            <w:tcW w:w="1632" w:type="dxa"/>
            <w:tcBorders>
              <w:top w:val="nil"/>
              <w:left w:val="nil"/>
              <w:bottom w:val="single" w:sz="8" w:space="0" w:color="auto"/>
              <w:right w:val="single" w:sz="8" w:space="0" w:color="auto"/>
            </w:tcBorders>
            <w:vAlign w:val="center"/>
            <w:hideMark/>
          </w:tcPr>
          <w:p w14:paraId="5CC101EE"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All in one software </w:t>
            </w:r>
          </w:p>
        </w:tc>
        <w:tc>
          <w:tcPr>
            <w:tcW w:w="480" w:type="dxa"/>
            <w:tcBorders>
              <w:top w:val="nil"/>
              <w:left w:val="nil"/>
              <w:bottom w:val="single" w:sz="8" w:space="0" w:color="auto"/>
              <w:right w:val="single" w:sz="8" w:space="0" w:color="auto"/>
            </w:tcBorders>
            <w:noWrap/>
            <w:vAlign w:val="center"/>
            <w:hideMark/>
          </w:tcPr>
          <w:p w14:paraId="7373F288"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Pcs</w:t>
            </w:r>
          </w:p>
        </w:tc>
        <w:tc>
          <w:tcPr>
            <w:tcW w:w="980" w:type="dxa"/>
            <w:tcBorders>
              <w:top w:val="nil"/>
              <w:left w:val="nil"/>
              <w:bottom w:val="single" w:sz="8" w:space="0" w:color="auto"/>
              <w:right w:val="single" w:sz="8" w:space="0" w:color="auto"/>
            </w:tcBorders>
            <w:noWrap/>
            <w:vAlign w:val="center"/>
            <w:hideMark/>
          </w:tcPr>
          <w:p w14:paraId="422C3AE6"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35DC6E2F"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983,293.87</w:t>
            </w:r>
          </w:p>
        </w:tc>
        <w:tc>
          <w:tcPr>
            <w:tcW w:w="1500" w:type="dxa"/>
            <w:tcBorders>
              <w:top w:val="nil"/>
              <w:left w:val="nil"/>
              <w:bottom w:val="single" w:sz="8" w:space="0" w:color="auto"/>
              <w:right w:val="single" w:sz="8" w:space="0" w:color="auto"/>
            </w:tcBorders>
            <w:noWrap/>
            <w:vAlign w:val="center"/>
            <w:hideMark/>
          </w:tcPr>
          <w:p w14:paraId="647BD8BD"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983,293.87</w:t>
            </w:r>
          </w:p>
        </w:tc>
      </w:tr>
      <w:tr w:rsidR="00A12C69" w:rsidRPr="00A12C69" w14:paraId="16D83C4B" w14:textId="77777777" w:rsidTr="00A12C69">
        <w:trPr>
          <w:trHeight w:val="570"/>
        </w:trPr>
        <w:tc>
          <w:tcPr>
            <w:tcW w:w="8000" w:type="dxa"/>
            <w:gridSpan w:val="7"/>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144E31C6"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r w:rsidRPr="00A12C69">
              <w:rPr>
                <w:rFonts w:ascii="Calibri" w:eastAsia="Times New Roman" w:hAnsi="Calibri" w:cs="Calibri"/>
                <w:color w:val="FFFFFF"/>
                <w:sz w:val="22"/>
                <w:szCs w:val="22"/>
              </w:rPr>
              <w:t>Smart Display</w:t>
            </w:r>
          </w:p>
        </w:tc>
      </w:tr>
      <w:tr w:rsidR="00A12C69" w:rsidRPr="00A12C69" w14:paraId="5CAD766D"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008DC80A"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628" w:type="dxa"/>
            <w:tcBorders>
              <w:top w:val="nil"/>
              <w:left w:val="nil"/>
              <w:bottom w:val="single" w:sz="8" w:space="0" w:color="auto"/>
              <w:right w:val="single" w:sz="8" w:space="0" w:color="auto"/>
            </w:tcBorders>
            <w:vAlign w:val="center"/>
            <w:hideMark/>
          </w:tcPr>
          <w:p w14:paraId="5A3FE359"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Idea hub 86' S2</w:t>
            </w:r>
          </w:p>
        </w:tc>
        <w:tc>
          <w:tcPr>
            <w:tcW w:w="1632" w:type="dxa"/>
            <w:tcBorders>
              <w:top w:val="nil"/>
              <w:left w:val="nil"/>
              <w:bottom w:val="single" w:sz="8" w:space="0" w:color="auto"/>
              <w:right w:val="single" w:sz="8" w:space="0" w:color="auto"/>
            </w:tcBorders>
            <w:vAlign w:val="center"/>
            <w:hideMark/>
          </w:tcPr>
          <w:p w14:paraId="6001C49E"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Idea hub 86' S2 with floor stand rack</w:t>
            </w:r>
          </w:p>
        </w:tc>
        <w:tc>
          <w:tcPr>
            <w:tcW w:w="480" w:type="dxa"/>
            <w:tcBorders>
              <w:top w:val="nil"/>
              <w:left w:val="nil"/>
              <w:bottom w:val="single" w:sz="8" w:space="0" w:color="auto"/>
              <w:right w:val="single" w:sz="8" w:space="0" w:color="auto"/>
            </w:tcBorders>
            <w:noWrap/>
            <w:vAlign w:val="center"/>
            <w:hideMark/>
          </w:tcPr>
          <w:p w14:paraId="3EE0CD4C"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5130A5AA"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w:t>
            </w:r>
          </w:p>
        </w:tc>
        <w:tc>
          <w:tcPr>
            <w:tcW w:w="1360" w:type="dxa"/>
            <w:tcBorders>
              <w:top w:val="nil"/>
              <w:left w:val="nil"/>
              <w:bottom w:val="single" w:sz="8" w:space="0" w:color="auto"/>
              <w:right w:val="single" w:sz="8" w:space="0" w:color="auto"/>
            </w:tcBorders>
            <w:noWrap/>
            <w:vAlign w:val="center"/>
            <w:hideMark/>
          </w:tcPr>
          <w:p w14:paraId="5250486B"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2,658,089.00</w:t>
            </w:r>
          </w:p>
        </w:tc>
        <w:tc>
          <w:tcPr>
            <w:tcW w:w="1500" w:type="dxa"/>
            <w:tcBorders>
              <w:top w:val="nil"/>
              <w:left w:val="nil"/>
              <w:bottom w:val="single" w:sz="8" w:space="0" w:color="auto"/>
              <w:right w:val="single" w:sz="8" w:space="0" w:color="auto"/>
            </w:tcBorders>
            <w:noWrap/>
            <w:vAlign w:val="center"/>
            <w:hideMark/>
          </w:tcPr>
          <w:p w14:paraId="6CF70CA8"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5,316,178.00</w:t>
            </w:r>
          </w:p>
        </w:tc>
      </w:tr>
      <w:tr w:rsidR="00A12C69" w:rsidRPr="00A12C69" w14:paraId="2920C66E" w14:textId="77777777" w:rsidTr="00A12C69">
        <w:trPr>
          <w:trHeight w:val="570"/>
        </w:trPr>
        <w:tc>
          <w:tcPr>
            <w:tcW w:w="8000" w:type="dxa"/>
            <w:gridSpan w:val="7"/>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05A514EF"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r w:rsidRPr="00A12C69">
              <w:rPr>
                <w:rFonts w:ascii="Calibri" w:eastAsia="Times New Roman" w:hAnsi="Calibri" w:cs="Calibri"/>
                <w:color w:val="FFFFFF"/>
                <w:sz w:val="22"/>
                <w:szCs w:val="22"/>
              </w:rPr>
              <w:t xml:space="preserve">LED </w:t>
            </w:r>
            <w:proofErr w:type="gramStart"/>
            <w:r w:rsidRPr="00A12C69">
              <w:rPr>
                <w:rFonts w:ascii="Calibri" w:eastAsia="Times New Roman" w:hAnsi="Calibri" w:cs="Calibri"/>
                <w:color w:val="FFFFFF"/>
                <w:sz w:val="22"/>
                <w:szCs w:val="22"/>
              </w:rPr>
              <w:t>Indoor(</w:t>
            </w:r>
            <w:proofErr w:type="gramEnd"/>
            <w:r w:rsidRPr="00A12C69">
              <w:rPr>
                <w:rFonts w:ascii="Calibri" w:eastAsia="Times New Roman" w:hAnsi="Calibri" w:cs="Calibri"/>
                <w:color w:val="FFFFFF"/>
                <w:sz w:val="22"/>
                <w:szCs w:val="22"/>
              </w:rPr>
              <w:t>5.12m*2.88m _1Set)</w:t>
            </w:r>
          </w:p>
        </w:tc>
      </w:tr>
      <w:tr w:rsidR="00A12C69" w:rsidRPr="00A12C69" w14:paraId="7DE07226"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696926E0"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628" w:type="dxa"/>
            <w:tcBorders>
              <w:top w:val="nil"/>
              <w:left w:val="nil"/>
              <w:bottom w:val="single" w:sz="8" w:space="0" w:color="auto"/>
              <w:right w:val="single" w:sz="8" w:space="0" w:color="auto"/>
            </w:tcBorders>
            <w:vAlign w:val="center"/>
            <w:hideMark/>
          </w:tcPr>
          <w:p w14:paraId="02055312"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LED Screen</w:t>
            </w:r>
          </w:p>
        </w:tc>
        <w:tc>
          <w:tcPr>
            <w:tcW w:w="1632" w:type="dxa"/>
            <w:tcBorders>
              <w:top w:val="nil"/>
              <w:left w:val="nil"/>
              <w:bottom w:val="single" w:sz="8" w:space="0" w:color="auto"/>
              <w:right w:val="single" w:sz="8" w:space="0" w:color="auto"/>
            </w:tcBorders>
            <w:vAlign w:val="center"/>
            <w:hideMark/>
          </w:tcPr>
          <w:p w14:paraId="21507809"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Video Wall Size: 5.12 m × 2.88m = 14.75 </w:t>
            </w:r>
            <w:r w:rsidRPr="00A12C69">
              <w:rPr>
                <w:rFonts w:ascii="MS Gothic" w:eastAsia="MS Gothic" w:hAnsi="MS Gothic" w:cs="Calibri" w:hint="eastAsia"/>
                <w:color w:val="000000"/>
                <w:sz w:val="22"/>
                <w:szCs w:val="22"/>
              </w:rPr>
              <w:t>㎡</w:t>
            </w:r>
            <w:r w:rsidRPr="00A12C69">
              <w:rPr>
                <w:rFonts w:ascii="Calibri" w:eastAsia="Times New Roman" w:hAnsi="Calibri" w:cs="Calibri"/>
                <w:color w:val="000000"/>
                <w:sz w:val="22"/>
                <w:szCs w:val="22"/>
              </w:rPr>
              <w:t>, Resolution: 3328× 1872</w:t>
            </w:r>
          </w:p>
        </w:tc>
        <w:tc>
          <w:tcPr>
            <w:tcW w:w="480" w:type="dxa"/>
            <w:tcBorders>
              <w:top w:val="nil"/>
              <w:left w:val="nil"/>
              <w:bottom w:val="single" w:sz="8" w:space="0" w:color="auto"/>
              <w:right w:val="single" w:sz="8" w:space="0" w:color="auto"/>
            </w:tcBorders>
            <w:noWrap/>
            <w:vAlign w:val="center"/>
            <w:hideMark/>
          </w:tcPr>
          <w:p w14:paraId="2719C857"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M2</w:t>
            </w:r>
          </w:p>
        </w:tc>
        <w:tc>
          <w:tcPr>
            <w:tcW w:w="980" w:type="dxa"/>
            <w:tcBorders>
              <w:top w:val="nil"/>
              <w:left w:val="nil"/>
              <w:bottom w:val="single" w:sz="8" w:space="0" w:color="auto"/>
              <w:right w:val="single" w:sz="8" w:space="0" w:color="auto"/>
            </w:tcBorders>
            <w:noWrap/>
            <w:vAlign w:val="center"/>
            <w:hideMark/>
          </w:tcPr>
          <w:p w14:paraId="23277EA2"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15</w:t>
            </w:r>
          </w:p>
        </w:tc>
        <w:tc>
          <w:tcPr>
            <w:tcW w:w="1360" w:type="dxa"/>
            <w:tcBorders>
              <w:top w:val="nil"/>
              <w:left w:val="nil"/>
              <w:bottom w:val="single" w:sz="8" w:space="0" w:color="auto"/>
              <w:right w:val="single" w:sz="8" w:space="0" w:color="auto"/>
            </w:tcBorders>
            <w:noWrap/>
            <w:vAlign w:val="center"/>
            <w:hideMark/>
          </w:tcPr>
          <w:p w14:paraId="3D31DC33"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49,871.33</w:t>
            </w:r>
          </w:p>
        </w:tc>
        <w:tc>
          <w:tcPr>
            <w:tcW w:w="1500" w:type="dxa"/>
            <w:tcBorders>
              <w:top w:val="nil"/>
              <w:left w:val="nil"/>
              <w:bottom w:val="single" w:sz="8" w:space="0" w:color="auto"/>
              <w:right w:val="single" w:sz="8" w:space="0" w:color="auto"/>
            </w:tcBorders>
            <w:noWrap/>
            <w:vAlign w:val="center"/>
            <w:hideMark/>
          </w:tcPr>
          <w:p w14:paraId="3CD97814"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735,602.14</w:t>
            </w:r>
          </w:p>
        </w:tc>
      </w:tr>
      <w:tr w:rsidR="00A12C69" w:rsidRPr="00A12C69" w14:paraId="64183F93"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268828AC"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2</w:t>
            </w:r>
          </w:p>
        </w:tc>
        <w:tc>
          <w:tcPr>
            <w:tcW w:w="1628" w:type="dxa"/>
            <w:tcBorders>
              <w:top w:val="nil"/>
              <w:left w:val="nil"/>
              <w:bottom w:val="single" w:sz="8" w:space="0" w:color="auto"/>
              <w:right w:val="single" w:sz="8" w:space="0" w:color="auto"/>
            </w:tcBorders>
            <w:vAlign w:val="center"/>
            <w:hideMark/>
          </w:tcPr>
          <w:p w14:paraId="508D148B"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LED Controller</w:t>
            </w:r>
          </w:p>
        </w:tc>
        <w:tc>
          <w:tcPr>
            <w:tcW w:w="1632" w:type="dxa"/>
            <w:tcBorders>
              <w:top w:val="nil"/>
              <w:left w:val="nil"/>
              <w:bottom w:val="single" w:sz="8" w:space="0" w:color="auto"/>
              <w:right w:val="single" w:sz="8" w:space="0" w:color="auto"/>
            </w:tcBorders>
            <w:vAlign w:val="center"/>
            <w:hideMark/>
          </w:tcPr>
          <w:p w14:paraId="4F59EBF7"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3-in-1 LED Controller, Support built-in digital signage function and built-in video wall controller</w:t>
            </w:r>
          </w:p>
        </w:tc>
        <w:tc>
          <w:tcPr>
            <w:tcW w:w="480" w:type="dxa"/>
            <w:tcBorders>
              <w:top w:val="nil"/>
              <w:left w:val="nil"/>
              <w:bottom w:val="single" w:sz="8" w:space="0" w:color="auto"/>
              <w:right w:val="single" w:sz="8" w:space="0" w:color="auto"/>
            </w:tcBorders>
            <w:noWrap/>
            <w:vAlign w:val="center"/>
            <w:hideMark/>
          </w:tcPr>
          <w:p w14:paraId="47BE49E8"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6A2627B0"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54CD860B"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899,477.90</w:t>
            </w:r>
          </w:p>
        </w:tc>
        <w:tc>
          <w:tcPr>
            <w:tcW w:w="1500" w:type="dxa"/>
            <w:tcBorders>
              <w:top w:val="nil"/>
              <w:left w:val="nil"/>
              <w:bottom w:val="single" w:sz="8" w:space="0" w:color="auto"/>
              <w:right w:val="single" w:sz="8" w:space="0" w:color="auto"/>
            </w:tcBorders>
            <w:noWrap/>
            <w:vAlign w:val="center"/>
            <w:hideMark/>
          </w:tcPr>
          <w:p w14:paraId="6B9C3E8B"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899,477.90</w:t>
            </w:r>
          </w:p>
        </w:tc>
      </w:tr>
      <w:tr w:rsidR="00A12C69" w:rsidRPr="00A12C69" w14:paraId="7AD0911B"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114BC598"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3</w:t>
            </w:r>
          </w:p>
        </w:tc>
        <w:tc>
          <w:tcPr>
            <w:tcW w:w="1628" w:type="dxa"/>
            <w:tcBorders>
              <w:top w:val="nil"/>
              <w:left w:val="nil"/>
              <w:bottom w:val="single" w:sz="8" w:space="0" w:color="auto"/>
              <w:right w:val="single" w:sz="8" w:space="0" w:color="auto"/>
            </w:tcBorders>
            <w:vAlign w:val="center"/>
            <w:hideMark/>
          </w:tcPr>
          <w:p w14:paraId="22E80DDF"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LED Structure </w:t>
            </w:r>
          </w:p>
        </w:tc>
        <w:tc>
          <w:tcPr>
            <w:tcW w:w="1632" w:type="dxa"/>
            <w:tcBorders>
              <w:top w:val="nil"/>
              <w:left w:val="nil"/>
              <w:bottom w:val="single" w:sz="8" w:space="0" w:color="auto"/>
              <w:right w:val="single" w:sz="8" w:space="0" w:color="auto"/>
            </w:tcBorders>
            <w:vAlign w:val="center"/>
            <w:hideMark/>
          </w:tcPr>
          <w:p w14:paraId="3B68D996"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Customized Structure</w:t>
            </w:r>
          </w:p>
        </w:tc>
        <w:tc>
          <w:tcPr>
            <w:tcW w:w="480" w:type="dxa"/>
            <w:tcBorders>
              <w:top w:val="nil"/>
              <w:left w:val="nil"/>
              <w:bottom w:val="single" w:sz="8" w:space="0" w:color="auto"/>
              <w:right w:val="single" w:sz="8" w:space="0" w:color="auto"/>
            </w:tcBorders>
            <w:noWrap/>
            <w:vAlign w:val="center"/>
            <w:hideMark/>
          </w:tcPr>
          <w:p w14:paraId="40702476"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M2</w:t>
            </w:r>
          </w:p>
        </w:tc>
        <w:tc>
          <w:tcPr>
            <w:tcW w:w="980" w:type="dxa"/>
            <w:tcBorders>
              <w:top w:val="nil"/>
              <w:left w:val="nil"/>
              <w:bottom w:val="single" w:sz="8" w:space="0" w:color="auto"/>
              <w:right w:val="single" w:sz="8" w:space="0" w:color="auto"/>
            </w:tcBorders>
            <w:noWrap/>
            <w:vAlign w:val="center"/>
            <w:hideMark/>
          </w:tcPr>
          <w:p w14:paraId="29339BF5"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15</w:t>
            </w:r>
          </w:p>
        </w:tc>
        <w:tc>
          <w:tcPr>
            <w:tcW w:w="1360" w:type="dxa"/>
            <w:tcBorders>
              <w:top w:val="nil"/>
              <w:left w:val="nil"/>
              <w:bottom w:val="single" w:sz="8" w:space="0" w:color="auto"/>
              <w:right w:val="single" w:sz="8" w:space="0" w:color="auto"/>
            </w:tcBorders>
            <w:noWrap/>
            <w:vAlign w:val="center"/>
            <w:hideMark/>
          </w:tcPr>
          <w:p w14:paraId="3BF2DEB8"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4,761.59</w:t>
            </w:r>
          </w:p>
        </w:tc>
        <w:tc>
          <w:tcPr>
            <w:tcW w:w="1500" w:type="dxa"/>
            <w:tcBorders>
              <w:top w:val="nil"/>
              <w:left w:val="nil"/>
              <w:bottom w:val="single" w:sz="8" w:space="0" w:color="auto"/>
              <w:right w:val="single" w:sz="8" w:space="0" w:color="auto"/>
            </w:tcBorders>
            <w:noWrap/>
            <w:vAlign w:val="center"/>
            <w:hideMark/>
          </w:tcPr>
          <w:p w14:paraId="6F571514"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70,233.40</w:t>
            </w:r>
          </w:p>
        </w:tc>
      </w:tr>
      <w:tr w:rsidR="00A12C69" w:rsidRPr="00A12C69" w14:paraId="132D0558"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2E5BA7EE"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4</w:t>
            </w:r>
          </w:p>
        </w:tc>
        <w:tc>
          <w:tcPr>
            <w:tcW w:w="1628" w:type="dxa"/>
            <w:tcBorders>
              <w:top w:val="nil"/>
              <w:left w:val="nil"/>
              <w:bottom w:val="single" w:sz="8" w:space="0" w:color="auto"/>
              <w:right w:val="single" w:sz="8" w:space="0" w:color="auto"/>
            </w:tcBorders>
            <w:vAlign w:val="center"/>
            <w:hideMark/>
          </w:tcPr>
          <w:p w14:paraId="0D461754"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LED Power Box</w:t>
            </w:r>
          </w:p>
        </w:tc>
        <w:tc>
          <w:tcPr>
            <w:tcW w:w="1632" w:type="dxa"/>
            <w:tcBorders>
              <w:top w:val="nil"/>
              <w:left w:val="nil"/>
              <w:bottom w:val="single" w:sz="8" w:space="0" w:color="auto"/>
              <w:right w:val="single" w:sz="8" w:space="0" w:color="auto"/>
            </w:tcBorders>
            <w:vAlign w:val="center"/>
            <w:hideMark/>
          </w:tcPr>
          <w:p w14:paraId="54F99807"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Customized Power Box for LED Screen</w:t>
            </w:r>
          </w:p>
        </w:tc>
        <w:tc>
          <w:tcPr>
            <w:tcW w:w="480" w:type="dxa"/>
            <w:tcBorders>
              <w:top w:val="nil"/>
              <w:left w:val="nil"/>
              <w:bottom w:val="single" w:sz="8" w:space="0" w:color="auto"/>
              <w:right w:val="single" w:sz="8" w:space="0" w:color="auto"/>
            </w:tcBorders>
            <w:noWrap/>
            <w:vAlign w:val="center"/>
            <w:hideMark/>
          </w:tcPr>
          <w:p w14:paraId="064A2C53"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66930F37"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32BBB17C"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557,199.86</w:t>
            </w:r>
          </w:p>
        </w:tc>
        <w:tc>
          <w:tcPr>
            <w:tcW w:w="1500" w:type="dxa"/>
            <w:tcBorders>
              <w:top w:val="nil"/>
              <w:left w:val="nil"/>
              <w:bottom w:val="single" w:sz="8" w:space="0" w:color="auto"/>
              <w:right w:val="single" w:sz="8" w:space="0" w:color="auto"/>
            </w:tcBorders>
            <w:noWrap/>
            <w:vAlign w:val="center"/>
            <w:hideMark/>
          </w:tcPr>
          <w:p w14:paraId="6594A93A"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557,199.86</w:t>
            </w:r>
          </w:p>
        </w:tc>
      </w:tr>
      <w:tr w:rsidR="00A12C69" w:rsidRPr="00A12C69" w14:paraId="3E83F824"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4132AA54"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5</w:t>
            </w:r>
          </w:p>
        </w:tc>
        <w:tc>
          <w:tcPr>
            <w:tcW w:w="1628" w:type="dxa"/>
            <w:tcBorders>
              <w:top w:val="nil"/>
              <w:left w:val="nil"/>
              <w:bottom w:val="single" w:sz="8" w:space="0" w:color="auto"/>
              <w:right w:val="single" w:sz="8" w:space="0" w:color="auto"/>
            </w:tcBorders>
            <w:vAlign w:val="center"/>
            <w:hideMark/>
          </w:tcPr>
          <w:p w14:paraId="4FBD3C8B"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Installation Package for LED</w:t>
            </w:r>
          </w:p>
        </w:tc>
        <w:tc>
          <w:tcPr>
            <w:tcW w:w="1632" w:type="dxa"/>
            <w:tcBorders>
              <w:top w:val="nil"/>
              <w:left w:val="nil"/>
              <w:bottom w:val="single" w:sz="8" w:space="0" w:color="auto"/>
              <w:right w:val="single" w:sz="8" w:space="0" w:color="auto"/>
            </w:tcBorders>
            <w:vAlign w:val="center"/>
            <w:hideMark/>
          </w:tcPr>
          <w:p w14:paraId="29C88D25"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Cables /Jumper/Wooden Package </w:t>
            </w:r>
            <w:proofErr w:type="spellStart"/>
            <w:r w:rsidRPr="00A12C69">
              <w:rPr>
                <w:rFonts w:ascii="Calibri" w:eastAsia="Times New Roman" w:hAnsi="Calibri" w:cs="Calibri"/>
                <w:color w:val="000000"/>
                <w:sz w:val="22"/>
                <w:szCs w:val="22"/>
              </w:rPr>
              <w:t>etc</w:t>
            </w:r>
            <w:proofErr w:type="spellEnd"/>
          </w:p>
        </w:tc>
        <w:tc>
          <w:tcPr>
            <w:tcW w:w="480" w:type="dxa"/>
            <w:tcBorders>
              <w:top w:val="nil"/>
              <w:left w:val="nil"/>
              <w:bottom w:val="single" w:sz="8" w:space="0" w:color="auto"/>
              <w:right w:val="single" w:sz="8" w:space="0" w:color="auto"/>
            </w:tcBorders>
            <w:noWrap/>
            <w:vAlign w:val="center"/>
            <w:hideMark/>
          </w:tcPr>
          <w:p w14:paraId="0DDB8675"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39C1EAF4"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5F5F722C"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739,764.75</w:t>
            </w:r>
          </w:p>
        </w:tc>
        <w:tc>
          <w:tcPr>
            <w:tcW w:w="1500" w:type="dxa"/>
            <w:tcBorders>
              <w:top w:val="nil"/>
              <w:left w:val="nil"/>
              <w:bottom w:val="single" w:sz="8" w:space="0" w:color="auto"/>
              <w:right w:val="single" w:sz="8" w:space="0" w:color="auto"/>
            </w:tcBorders>
            <w:noWrap/>
            <w:vAlign w:val="center"/>
            <w:hideMark/>
          </w:tcPr>
          <w:p w14:paraId="6BABF286"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739,764.75</w:t>
            </w:r>
          </w:p>
        </w:tc>
      </w:tr>
      <w:tr w:rsidR="00A12C69" w:rsidRPr="00A12C69" w14:paraId="2E842C08" w14:textId="77777777" w:rsidTr="00A12C69">
        <w:trPr>
          <w:trHeight w:val="570"/>
        </w:trPr>
        <w:tc>
          <w:tcPr>
            <w:tcW w:w="8000" w:type="dxa"/>
            <w:gridSpan w:val="7"/>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67D3417C"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r w:rsidRPr="00A12C69">
              <w:rPr>
                <w:rFonts w:ascii="Calibri" w:eastAsia="Times New Roman" w:hAnsi="Calibri" w:cs="Calibri"/>
                <w:color w:val="FFFFFF"/>
                <w:sz w:val="22"/>
                <w:szCs w:val="22"/>
              </w:rPr>
              <w:t>Laptop</w:t>
            </w:r>
          </w:p>
        </w:tc>
      </w:tr>
      <w:tr w:rsidR="00A12C69" w:rsidRPr="00A12C69" w14:paraId="125994B3" w14:textId="77777777" w:rsidTr="00A12C69">
        <w:trPr>
          <w:trHeight w:val="570"/>
        </w:trPr>
        <w:tc>
          <w:tcPr>
            <w:tcW w:w="420" w:type="dxa"/>
            <w:vMerge w:val="restart"/>
            <w:tcBorders>
              <w:top w:val="nil"/>
              <w:left w:val="single" w:sz="8" w:space="0" w:color="auto"/>
              <w:bottom w:val="single" w:sz="8" w:space="0" w:color="000000"/>
              <w:right w:val="single" w:sz="8" w:space="0" w:color="auto"/>
            </w:tcBorders>
            <w:noWrap/>
            <w:vAlign w:val="center"/>
            <w:hideMark/>
          </w:tcPr>
          <w:p w14:paraId="1F99FDA8"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628" w:type="dxa"/>
            <w:vMerge w:val="restart"/>
            <w:tcBorders>
              <w:top w:val="nil"/>
              <w:left w:val="single" w:sz="8" w:space="0" w:color="auto"/>
              <w:bottom w:val="single" w:sz="8" w:space="0" w:color="000000"/>
              <w:right w:val="single" w:sz="8" w:space="0" w:color="auto"/>
            </w:tcBorders>
            <w:vAlign w:val="center"/>
            <w:hideMark/>
          </w:tcPr>
          <w:p w14:paraId="71A4EC32"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Laptop</w:t>
            </w:r>
          </w:p>
        </w:tc>
        <w:tc>
          <w:tcPr>
            <w:tcW w:w="1632" w:type="dxa"/>
            <w:tcBorders>
              <w:top w:val="nil"/>
              <w:left w:val="nil"/>
              <w:bottom w:val="nil"/>
              <w:right w:val="single" w:sz="8" w:space="0" w:color="auto"/>
            </w:tcBorders>
            <w:vAlign w:val="center"/>
            <w:hideMark/>
          </w:tcPr>
          <w:p w14:paraId="5F063605"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13th Gen Intel Core i5-1355U (12 MB cache, 10 cores, up to 4.6 GHz </w:t>
            </w:r>
          </w:p>
        </w:tc>
        <w:tc>
          <w:tcPr>
            <w:tcW w:w="480" w:type="dxa"/>
            <w:vMerge w:val="restart"/>
            <w:tcBorders>
              <w:top w:val="nil"/>
              <w:left w:val="single" w:sz="8" w:space="0" w:color="auto"/>
              <w:bottom w:val="single" w:sz="8" w:space="0" w:color="000000"/>
              <w:right w:val="single" w:sz="8" w:space="0" w:color="auto"/>
            </w:tcBorders>
            <w:noWrap/>
            <w:vAlign w:val="center"/>
            <w:hideMark/>
          </w:tcPr>
          <w:p w14:paraId="0C534166"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vMerge w:val="restart"/>
            <w:tcBorders>
              <w:top w:val="nil"/>
              <w:left w:val="single" w:sz="8" w:space="0" w:color="auto"/>
              <w:bottom w:val="single" w:sz="8" w:space="0" w:color="000000"/>
              <w:right w:val="single" w:sz="8" w:space="0" w:color="auto"/>
            </w:tcBorders>
            <w:noWrap/>
            <w:vAlign w:val="center"/>
            <w:hideMark/>
          </w:tcPr>
          <w:p w14:paraId="7100A8E3"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78</w:t>
            </w:r>
          </w:p>
        </w:tc>
        <w:tc>
          <w:tcPr>
            <w:tcW w:w="1360" w:type="dxa"/>
            <w:vMerge w:val="restart"/>
            <w:tcBorders>
              <w:top w:val="nil"/>
              <w:left w:val="single" w:sz="8" w:space="0" w:color="auto"/>
              <w:bottom w:val="single" w:sz="8" w:space="0" w:color="000000"/>
              <w:right w:val="single" w:sz="8" w:space="0" w:color="auto"/>
            </w:tcBorders>
            <w:noWrap/>
            <w:vAlign w:val="center"/>
            <w:hideMark/>
          </w:tcPr>
          <w:p w14:paraId="415C0D91"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230,800.00</w:t>
            </w:r>
          </w:p>
        </w:tc>
        <w:tc>
          <w:tcPr>
            <w:tcW w:w="1500" w:type="dxa"/>
            <w:vMerge w:val="restart"/>
            <w:tcBorders>
              <w:top w:val="nil"/>
              <w:left w:val="single" w:sz="8" w:space="0" w:color="auto"/>
              <w:bottom w:val="single" w:sz="8" w:space="0" w:color="000000"/>
              <w:right w:val="single" w:sz="8" w:space="0" w:color="auto"/>
            </w:tcBorders>
            <w:noWrap/>
            <w:vAlign w:val="center"/>
            <w:hideMark/>
          </w:tcPr>
          <w:p w14:paraId="03814C52"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18,002,400.00</w:t>
            </w:r>
          </w:p>
        </w:tc>
      </w:tr>
      <w:tr w:rsidR="00A12C69" w:rsidRPr="00A12C69" w14:paraId="4ECF66ED" w14:textId="77777777" w:rsidTr="00A12C69">
        <w:trPr>
          <w:trHeight w:val="570"/>
        </w:trPr>
        <w:tc>
          <w:tcPr>
            <w:tcW w:w="420" w:type="dxa"/>
            <w:vMerge/>
            <w:tcBorders>
              <w:top w:val="nil"/>
              <w:left w:val="single" w:sz="8" w:space="0" w:color="auto"/>
              <w:bottom w:val="single" w:sz="8" w:space="0" w:color="000000"/>
              <w:right w:val="single" w:sz="8" w:space="0" w:color="auto"/>
            </w:tcBorders>
            <w:vAlign w:val="center"/>
            <w:hideMark/>
          </w:tcPr>
          <w:p w14:paraId="11AA3F44"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p>
        </w:tc>
        <w:tc>
          <w:tcPr>
            <w:tcW w:w="1628" w:type="dxa"/>
            <w:vMerge/>
            <w:tcBorders>
              <w:top w:val="nil"/>
              <w:left w:val="single" w:sz="8" w:space="0" w:color="auto"/>
              <w:bottom w:val="single" w:sz="8" w:space="0" w:color="000000"/>
              <w:right w:val="single" w:sz="8" w:space="0" w:color="auto"/>
            </w:tcBorders>
            <w:vAlign w:val="center"/>
            <w:hideMark/>
          </w:tcPr>
          <w:p w14:paraId="4B49DBEF"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p>
        </w:tc>
        <w:tc>
          <w:tcPr>
            <w:tcW w:w="1632" w:type="dxa"/>
            <w:tcBorders>
              <w:top w:val="nil"/>
              <w:left w:val="nil"/>
              <w:bottom w:val="single" w:sz="8" w:space="0" w:color="auto"/>
              <w:right w:val="single" w:sz="8" w:space="0" w:color="auto"/>
            </w:tcBorders>
            <w:vAlign w:val="center"/>
            <w:hideMark/>
          </w:tcPr>
          <w:p w14:paraId="6B873D8F"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Turbo</w:t>
            </w:r>
          </w:p>
        </w:tc>
        <w:tc>
          <w:tcPr>
            <w:tcW w:w="480" w:type="dxa"/>
            <w:vMerge/>
            <w:tcBorders>
              <w:top w:val="nil"/>
              <w:left w:val="single" w:sz="8" w:space="0" w:color="auto"/>
              <w:bottom w:val="single" w:sz="8" w:space="0" w:color="000000"/>
              <w:right w:val="single" w:sz="8" w:space="0" w:color="auto"/>
            </w:tcBorders>
            <w:vAlign w:val="center"/>
            <w:hideMark/>
          </w:tcPr>
          <w:p w14:paraId="3E5179B5"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p>
        </w:tc>
        <w:tc>
          <w:tcPr>
            <w:tcW w:w="980" w:type="dxa"/>
            <w:vMerge/>
            <w:tcBorders>
              <w:top w:val="nil"/>
              <w:left w:val="single" w:sz="8" w:space="0" w:color="auto"/>
              <w:bottom w:val="single" w:sz="8" w:space="0" w:color="000000"/>
              <w:right w:val="single" w:sz="8" w:space="0" w:color="auto"/>
            </w:tcBorders>
            <w:vAlign w:val="center"/>
            <w:hideMark/>
          </w:tcPr>
          <w:p w14:paraId="56B6D7D0"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p>
        </w:tc>
        <w:tc>
          <w:tcPr>
            <w:tcW w:w="1360" w:type="dxa"/>
            <w:vMerge/>
            <w:tcBorders>
              <w:top w:val="nil"/>
              <w:left w:val="single" w:sz="8" w:space="0" w:color="auto"/>
              <w:bottom w:val="single" w:sz="8" w:space="0" w:color="000000"/>
              <w:right w:val="single" w:sz="8" w:space="0" w:color="auto"/>
            </w:tcBorders>
            <w:vAlign w:val="center"/>
            <w:hideMark/>
          </w:tcPr>
          <w:p w14:paraId="3F823635"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p>
        </w:tc>
        <w:tc>
          <w:tcPr>
            <w:tcW w:w="1500" w:type="dxa"/>
            <w:vMerge/>
            <w:tcBorders>
              <w:top w:val="nil"/>
              <w:left w:val="single" w:sz="8" w:space="0" w:color="auto"/>
              <w:bottom w:val="single" w:sz="8" w:space="0" w:color="000000"/>
              <w:right w:val="single" w:sz="8" w:space="0" w:color="auto"/>
            </w:tcBorders>
            <w:vAlign w:val="center"/>
            <w:hideMark/>
          </w:tcPr>
          <w:p w14:paraId="01665B76"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p>
        </w:tc>
      </w:tr>
      <w:tr w:rsidR="00A12C69" w:rsidRPr="00A12C69" w14:paraId="6AB15E80" w14:textId="77777777" w:rsidTr="00A12C69">
        <w:trPr>
          <w:trHeight w:val="570"/>
        </w:trPr>
        <w:tc>
          <w:tcPr>
            <w:tcW w:w="420" w:type="dxa"/>
            <w:vMerge w:val="restart"/>
            <w:tcBorders>
              <w:top w:val="nil"/>
              <w:left w:val="single" w:sz="8" w:space="0" w:color="auto"/>
              <w:bottom w:val="single" w:sz="8" w:space="0" w:color="000000"/>
              <w:right w:val="single" w:sz="8" w:space="0" w:color="auto"/>
            </w:tcBorders>
            <w:noWrap/>
            <w:vAlign w:val="center"/>
            <w:hideMark/>
          </w:tcPr>
          <w:p w14:paraId="05AC809F"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lastRenderedPageBreak/>
              <w:t>2</w:t>
            </w:r>
          </w:p>
        </w:tc>
        <w:tc>
          <w:tcPr>
            <w:tcW w:w="1628" w:type="dxa"/>
            <w:vMerge w:val="restart"/>
            <w:tcBorders>
              <w:top w:val="nil"/>
              <w:left w:val="single" w:sz="8" w:space="0" w:color="auto"/>
              <w:bottom w:val="single" w:sz="8" w:space="0" w:color="000000"/>
              <w:right w:val="single" w:sz="8" w:space="0" w:color="auto"/>
            </w:tcBorders>
            <w:vAlign w:val="center"/>
            <w:hideMark/>
          </w:tcPr>
          <w:p w14:paraId="45CF0FA1"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Laptop</w:t>
            </w:r>
          </w:p>
        </w:tc>
        <w:tc>
          <w:tcPr>
            <w:tcW w:w="1632" w:type="dxa"/>
            <w:tcBorders>
              <w:top w:val="nil"/>
              <w:left w:val="nil"/>
              <w:bottom w:val="nil"/>
              <w:right w:val="single" w:sz="8" w:space="0" w:color="auto"/>
            </w:tcBorders>
            <w:vAlign w:val="center"/>
            <w:hideMark/>
          </w:tcPr>
          <w:p w14:paraId="33977259"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13th Gen Intel Core i7-1355U (12 MB cache, 10 cores, up to 5.00 GHz </w:t>
            </w:r>
          </w:p>
        </w:tc>
        <w:tc>
          <w:tcPr>
            <w:tcW w:w="480" w:type="dxa"/>
            <w:vMerge w:val="restart"/>
            <w:tcBorders>
              <w:top w:val="nil"/>
              <w:left w:val="single" w:sz="8" w:space="0" w:color="auto"/>
              <w:bottom w:val="single" w:sz="8" w:space="0" w:color="000000"/>
              <w:right w:val="single" w:sz="8" w:space="0" w:color="auto"/>
            </w:tcBorders>
            <w:noWrap/>
            <w:vAlign w:val="center"/>
            <w:hideMark/>
          </w:tcPr>
          <w:p w14:paraId="540A9886"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vMerge w:val="restart"/>
            <w:tcBorders>
              <w:top w:val="nil"/>
              <w:left w:val="single" w:sz="8" w:space="0" w:color="auto"/>
              <w:bottom w:val="single" w:sz="8" w:space="0" w:color="000000"/>
              <w:right w:val="single" w:sz="8" w:space="0" w:color="auto"/>
            </w:tcBorders>
            <w:noWrap/>
            <w:vAlign w:val="center"/>
            <w:hideMark/>
          </w:tcPr>
          <w:p w14:paraId="358A1E81"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10</w:t>
            </w:r>
          </w:p>
        </w:tc>
        <w:tc>
          <w:tcPr>
            <w:tcW w:w="1360" w:type="dxa"/>
            <w:vMerge w:val="restart"/>
            <w:tcBorders>
              <w:top w:val="nil"/>
              <w:left w:val="single" w:sz="8" w:space="0" w:color="auto"/>
              <w:bottom w:val="single" w:sz="8" w:space="0" w:color="000000"/>
              <w:right w:val="single" w:sz="8" w:space="0" w:color="auto"/>
            </w:tcBorders>
            <w:noWrap/>
            <w:vAlign w:val="center"/>
            <w:hideMark/>
          </w:tcPr>
          <w:p w14:paraId="0EC0FBD4"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260,448.00</w:t>
            </w:r>
          </w:p>
        </w:tc>
        <w:tc>
          <w:tcPr>
            <w:tcW w:w="1500" w:type="dxa"/>
            <w:vMerge w:val="restart"/>
            <w:tcBorders>
              <w:top w:val="nil"/>
              <w:left w:val="single" w:sz="8" w:space="0" w:color="auto"/>
              <w:bottom w:val="single" w:sz="8" w:space="0" w:color="000000"/>
              <w:right w:val="single" w:sz="8" w:space="0" w:color="auto"/>
            </w:tcBorders>
            <w:noWrap/>
            <w:vAlign w:val="center"/>
            <w:hideMark/>
          </w:tcPr>
          <w:p w14:paraId="1C89BA00"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2,624,480.00</w:t>
            </w:r>
          </w:p>
        </w:tc>
      </w:tr>
      <w:tr w:rsidR="00A12C69" w:rsidRPr="00A12C69" w14:paraId="50C7167F" w14:textId="77777777" w:rsidTr="00A12C69">
        <w:trPr>
          <w:trHeight w:val="570"/>
        </w:trPr>
        <w:tc>
          <w:tcPr>
            <w:tcW w:w="420" w:type="dxa"/>
            <w:vMerge/>
            <w:tcBorders>
              <w:top w:val="nil"/>
              <w:left w:val="single" w:sz="8" w:space="0" w:color="auto"/>
              <w:bottom w:val="single" w:sz="8" w:space="0" w:color="000000"/>
              <w:right w:val="single" w:sz="8" w:space="0" w:color="auto"/>
            </w:tcBorders>
            <w:vAlign w:val="center"/>
            <w:hideMark/>
          </w:tcPr>
          <w:p w14:paraId="31833FCC"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p>
        </w:tc>
        <w:tc>
          <w:tcPr>
            <w:tcW w:w="1628" w:type="dxa"/>
            <w:vMerge/>
            <w:tcBorders>
              <w:top w:val="nil"/>
              <w:left w:val="single" w:sz="8" w:space="0" w:color="auto"/>
              <w:bottom w:val="single" w:sz="8" w:space="0" w:color="000000"/>
              <w:right w:val="single" w:sz="8" w:space="0" w:color="auto"/>
            </w:tcBorders>
            <w:vAlign w:val="center"/>
            <w:hideMark/>
          </w:tcPr>
          <w:p w14:paraId="13335326"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p>
        </w:tc>
        <w:tc>
          <w:tcPr>
            <w:tcW w:w="1632" w:type="dxa"/>
            <w:tcBorders>
              <w:top w:val="nil"/>
              <w:left w:val="nil"/>
              <w:bottom w:val="single" w:sz="8" w:space="0" w:color="auto"/>
              <w:right w:val="single" w:sz="8" w:space="0" w:color="auto"/>
            </w:tcBorders>
            <w:vAlign w:val="center"/>
            <w:hideMark/>
          </w:tcPr>
          <w:p w14:paraId="33098AB5"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Turbo4G advanced</w:t>
            </w:r>
          </w:p>
        </w:tc>
        <w:tc>
          <w:tcPr>
            <w:tcW w:w="480" w:type="dxa"/>
            <w:vMerge/>
            <w:tcBorders>
              <w:top w:val="nil"/>
              <w:left w:val="single" w:sz="8" w:space="0" w:color="auto"/>
              <w:bottom w:val="single" w:sz="8" w:space="0" w:color="000000"/>
              <w:right w:val="single" w:sz="8" w:space="0" w:color="auto"/>
            </w:tcBorders>
            <w:vAlign w:val="center"/>
            <w:hideMark/>
          </w:tcPr>
          <w:p w14:paraId="101B1A8C"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p>
        </w:tc>
        <w:tc>
          <w:tcPr>
            <w:tcW w:w="980" w:type="dxa"/>
            <w:vMerge/>
            <w:tcBorders>
              <w:top w:val="nil"/>
              <w:left w:val="single" w:sz="8" w:space="0" w:color="auto"/>
              <w:bottom w:val="single" w:sz="8" w:space="0" w:color="000000"/>
              <w:right w:val="single" w:sz="8" w:space="0" w:color="auto"/>
            </w:tcBorders>
            <w:vAlign w:val="center"/>
            <w:hideMark/>
          </w:tcPr>
          <w:p w14:paraId="7AD629B3"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p>
        </w:tc>
        <w:tc>
          <w:tcPr>
            <w:tcW w:w="1360" w:type="dxa"/>
            <w:vMerge/>
            <w:tcBorders>
              <w:top w:val="nil"/>
              <w:left w:val="single" w:sz="8" w:space="0" w:color="auto"/>
              <w:bottom w:val="single" w:sz="8" w:space="0" w:color="000000"/>
              <w:right w:val="single" w:sz="8" w:space="0" w:color="auto"/>
            </w:tcBorders>
            <w:vAlign w:val="center"/>
            <w:hideMark/>
          </w:tcPr>
          <w:p w14:paraId="050AA4C1"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p>
        </w:tc>
        <w:tc>
          <w:tcPr>
            <w:tcW w:w="1500" w:type="dxa"/>
            <w:vMerge/>
            <w:tcBorders>
              <w:top w:val="nil"/>
              <w:left w:val="single" w:sz="8" w:space="0" w:color="auto"/>
              <w:bottom w:val="single" w:sz="8" w:space="0" w:color="000000"/>
              <w:right w:val="single" w:sz="8" w:space="0" w:color="auto"/>
            </w:tcBorders>
            <w:vAlign w:val="center"/>
            <w:hideMark/>
          </w:tcPr>
          <w:p w14:paraId="045F22CF"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p>
        </w:tc>
      </w:tr>
      <w:tr w:rsidR="00A12C69" w:rsidRPr="00A12C69" w14:paraId="4C7002EF"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00B6E1EE" w14:textId="77777777" w:rsidR="00A12C69" w:rsidRPr="00A12C69" w:rsidRDefault="00A12C69" w:rsidP="00A12C69">
            <w:pPr>
              <w:spacing w:after="0" w:line="240" w:lineRule="auto"/>
              <w:ind w:left="0" w:firstLine="0"/>
              <w:jc w:val="center"/>
              <w:rPr>
                <w:rFonts w:eastAsia="Times New Roman"/>
                <w:color w:val="000000"/>
                <w:sz w:val="22"/>
                <w:szCs w:val="22"/>
              </w:rPr>
            </w:pPr>
            <w:r w:rsidRPr="00A12C69">
              <w:rPr>
                <w:rFonts w:eastAsia="Times New Roman"/>
                <w:color w:val="000000"/>
                <w:sz w:val="22"/>
                <w:szCs w:val="22"/>
              </w:rPr>
              <w:t>3</w:t>
            </w:r>
          </w:p>
        </w:tc>
        <w:tc>
          <w:tcPr>
            <w:tcW w:w="1628" w:type="dxa"/>
            <w:tcBorders>
              <w:top w:val="nil"/>
              <w:left w:val="nil"/>
              <w:bottom w:val="single" w:sz="8" w:space="0" w:color="auto"/>
              <w:right w:val="single" w:sz="8" w:space="0" w:color="auto"/>
            </w:tcBorders>
            <w:vAlign w:val="center"/>
            <w:hideMark/>
          </w:tcPr>
          <w:p w14:paraId="03060822" w14:textId="77777777" w:rsidR="00A12C69" w:rsidRPr="00A12C69" w:rsidRDefault="00A12C69" w:rsidP="00A12C69">
            <w:pPr>
              <w:spacing w:after="0" w:line="240" w:lineRule="auto"/>
              <w:ind w:left="0" w:firstLine="0"/>
              <w:jc w:val="left"/>
              <w:rPr>
                <w:rFonts w:eastAsia="Times New Roman"/>
                <w:color w:val="000000"/>
                <w:sz w:val="22"/>
                <w:szCs w:val="22"/>
              </w:rPr>
            </w:pPr>
            <w:r w:rsidRPr="00A12C69">
              <w:rPr>
                <w:rFonts w:eastAsia="Times New Roman"/>
                <w:color w:val="000000"/>
                <w:sz w:val="22"/>
                <w:szCs w:val="22"/>
              </w:rPr>
              <w:t>copier</w:t>
            </w:r>
          </w:p>
        </w:tc>
        <w:tc>
          <w:tcPr>
            <w:tcW w:w="1632" w:type="dxa"/>
            <w:tcBorders>
              <w:top w:val="nil"/>
              <w:left w:val="nil"/>
              <w:bottom w:val="single" w:sz="8" w:space="0" w:color="auto"/>
              <w:right w:val="single" w:sz="8" w:space="0" w:color="auto"/>
            </w:tcBorders>
            <w:vAlign w:val="center"/>
            <w:hideMark/>
          </w:tcPr>
          <w:p w14:paraId="1972BB53" w14:textId="77777777" w:rsidR="00A12C69" w:rsidRPr="00A12C69" w:rsidRDefault="00A12C69" w:rsidP="00A12C69">
            <w:pPr>
              <w:spacing w:after="0" w:line="240" w:lineRule="auto"/>
              <w:ind w:left="0" w:firstLine="0"/>
              <w:jc w:val="left"/>
              <w:rPr>
                <w:rFonts w:eastAsia="Times New Roman"/>
                <w:color w:val="000000"/>
                <w:sz w:val="22"/>
                <w:szCs w:val="22"/>
              </w:rPr>
            </w:pPr>
            <w:r w:rsidRPr="00A12C69">
              <w:rPr>
                <w:rFonts w:eastAsia="Times New Roman"/>
                <w:color w:val="000000"/>
                <w:sz w:val="22"/>
                <w:szCs w:val="22"/>
              </w:rPr>
              <w:t>copier</w:t>
            </w:r>
          </w:p>
        </w:tc>
        <w:tc>
          <w:tcPr>
            <w:tcW w:w="480" w:type="dxa"/>
            <w:tcBorders>
              <w:top w:val="nil"/>
              <w:left w:val="nil"/>
              <w:bottom w:val="single" w:sz="8" w:space="0" w:color="auto"/>
              <w:right w:val="single" w:sz="8" w:space="0" w:color="auto"/>
            </w:tcBorders>
            <w:shd w:val="clear" w:color="000000" w:fill="FFFFFF"/>
            <w:noWrap/>
            <w:vAlign w:val="center"/>
            <w:hideMark/>
          </w:tcPr>
          <w:p w14:paraId="61891C41" w14:textId="77777777" w:rsidR="00A12C69" w:rsidRPr="00A12C69" w:rsidRDefault="00A12C69" w:rsidP="00A12C69">
            <w:pPr>
              <w:spacing w:after="0" w:line="240" w:lineRule="auto"/>
              <w:ind w:left="0" w:firstLine="0"/>
              <w:jc w:val="left"/>
              <w:rPr>
                <w:rFonts w:eastAsia="Times New Roman"/>
                <w:color w:val="000000"/>
                <w:sz w:val="22"/>
                <w:szCs w:val="22"/>
              </w:rPr>
            </w:pPr>
            <w:r w:rsidRPr="00A12C69">
              <w:rPr>
                <w:rFonts w:eastAsia="Times New Roman"/>
                <w:color w:val="000000"/>
                <w:sz w:val="22"/>
                <w:szCs w:val="22"/>
              </w:rPr>
              <w:t> </w:t>
            </w:r>
          </w:p>
        </w:tc>
        <w:tc>
          <w:tcPr>
            <w:tcW w:w="980" w:type="dxa"/>
            <w:tcBorders>
              <w:top w:val="nil"/>
              <w:left w:val="nil"/>
              <w:bottom w:val="single" w:sz="8" w:space="0" w:color="auto"/>
              <w:right w:val="single" w:sz="8" w:space="0" w:color="auto"/>
            </w:tcBorders>
            <w:noWrap/>
            <w:vAlign w:val="center"/>
            <w:hideMark/>
          </w:tcPr>
          <w:p w14:paraId="640DC489" w14:textId="77777777" w:rsidR="00A12C69" w:rsidRPr="00A12C69" w:rsidRDefault="00A12C69" w:rsidP="00A12C69">
            <w:pPr>
              <w:spacing w:after="0" w:line="240" w:lineRule="auto"/>
              <w:ind w:left="0" w:firstLine="0"/>
              <w:jc w:val="right"/>
              <w:rPr>
                <w:rFonts w:eastAsia="Times New Roman"/>
                <w:color w:val="000000"/>
                <w:sz w:val="22"/>
                <w:szCs w:val="22"/>
              </w:rPr>
            </w:pPr>
            <w:r w:rsidRPr="00A12C69">
              <w:rPr>
                <w:rFonts w:eastAsia="Times New Roman"/>
                <w:color w:val="000000"/>
                <w:sz w:val="22"/>
                <w:szCs w:val="22"/>
              </w:rPr>
              <w:t>10</w:t>
            </w:r>
          </w:p>
        </w:tc>
        <w:tc>
          <w:tcPr>
            <w:tcW w:w="1360" w:type="dxa"/>
            <w:tcBorders>
              <w:top w:val="nil"/>
              <w:left w:val="nil"/>
              <w:bottom w:val="single" w:sz="8" w:space="0" w:color="auto"/>
              <w:right w:val="single" w:sz="8" w:space="0" w:color="auto"/>
            </w:tcBorders>
            <w:noWrap/>
            <w:vAlign w:val="center"/>
            <w:hideMark/>
          </w:tcPr>
          <w:p w14:paraId="7F39B8E5"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484,638.54</w:t>
            </w:r>
          </w:p>
        </w:tc>
        <w:tc>
          <w:tcPr>
            <w:tcW w:w="1500" w:type="dxa"/>
            <w:tcBorders>
              <w:top w:val="nil"/>
              <w:left w:val="nil"/>
              <w:bottom w:val="single" w:sz="8" w:space="0" w:color="auto"/>
              <w:right w:val="single" w:sz="8" w:space="0" w:color="auto"/>
            </w:tcBorders>
            <w:noWrap/>
            <w:vAlign w:val="center"/>
            <w:hideMark/>
          </w:tcPr>
          <w:p w14:paraId="6477366E"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4,846,385.44</w:t>
            </w:r>
          </w:p>
        </w:tc>
      </w:tr>
      <w:tr w:rsidR="00A12C69" w:rsidRPr="00A12C69" w14:paraId="40A83AA3"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002D7706" w14:textId="77777777" w:rsidR="00A12C69" w:rsidRPr="00A12C69" w:rsidRDefault="00A12C69" w:rsidP="00A12C69">
            <w:pPr>
              <w:spacing w:after="0" w:line="240" w:lineRule="auto"/>
              <w:ind w:left="0" w:firstLine="0"/>
              <w:jc w:val="center"/>
              <w:rPr>
                <w:rFonts w:eastAsia="Times New Roman"/>
                <w:color w:val="000000"/>
                <w:sz w:val="22"/>
                <w:szCs w:val="22"/>
              </w:rPr>
            </w:pPr>
            <w:r w:rsidRPr="00A12C69">
              <w:rPr>
                <w:rFonts w:eastAsia="Times New Roman"/>
                <w:color w:val="000000"/>
                <w:sz w:val="22"/>
                <w:szCs w:val="22"/>
              </w:rPr>
              <w:t>4</w:t>
            </w:r>
          </w:p>
        </w:tc>
        <w:tc>
          <w:tcPr>
            <w:tcW w:w="1628" w:type="dxa"/>
            <w:tcBorders>
              <w:top w:val="nil"/>
              <w:left w:val="nil"/>
              <w:bottom w:val="single" w:sz="8" w:space="0" w:color="auto"/>
              <w:right w:val="single" w:sz="8" w:space="0" w:color="auto"/>
            </w:tcBorders>
            <w:vAlign w:val="center"/>
            <w:hideMark/>
          </w:tcPr>
          <w:p w14:paraId="6B3BDFBE" w14:textId="77777777" w:rsidR="00A12C69" w:rsidRPr="00A12C69" w:rsidRDefault="00A12C69" w:rsidP="00A12C69">
            <w:pPr>
              <w:spacing w:after="0" w:line="240" w:lineRule="auto"/>
              <w:ind w:left="0" w:firstLine="0"/>
              <w:jc w:val="left"/>
              <w:rPr>
                <w:rFonts w:eastAsia="Times New Roman"/>
                <w:color w:val="000000"/>
                <w:sz w:val="22"/>
                <w:szCs w:val="22"/>
              </w:rPr>
            </w:pPr>
            <w:r w:rsidRPr="00A12C69">
              <w:rPr>
                <w:rFonts w:eastAsia="Times New Roman"/>
                <w:color w:val="000000"/>
                <w:sz w:val="22"/>
                <w:szCs w:val="22"/>
              </w:rPr>
              <w:t>printer</w:t>
            </w:r>
          </w:p>
        </w:tc>
        <w:tc>
          <w:tcPr>
            <w:tcW w:w="1632" w:type="dxa"/>
            <w:tcBorders>
              <w:top w:val="nil"/>
              <w:left w:val="nil"/>
              <w:bottom w:val="single" w:sz="8" w:space="0" w:color="auto"/>
              <w:right w:val="single" w:sz="8" w:space="0" w:color="auto"/>
            </w:tcBorders>
            <w:vAlign w:val="center"/>
            <w:hideMark/>
          </w:tcPr>
          <w:p w14:paraId="73036F90" w14:textId="77777777" w:rsidR="00A12C69" w:rsidRPr="00A12C69" w:rsidRDefault="00A12C69" w:rsidP="00A12C69">
            <w:pPr>
              <w:spacing w:after="0" w:line="240" w:lineRule="auto"/>
              <w:ind w:left="0" w:firstLine="0"/>
              <w:jc w:val="left"/>
              <w:rPr>
                <w:rFonts w:eastAsia="Times New Roman"/>
                <w:color w:val="000000"/>
                <w:sz w:val="22"/>
                <w:szCs w:val="22"/>
              </w:rPr>
            </w:pPr>
            <w:r w:rsidRPr="00A12C69">
              <w:rPr>
                <w:rFonts w:eastAsia="Times New Roman"/>
                <w:color w:val="000000"/>
                <w:sz w:val="22"/>
                <w:szCs w:val="22"/>
              </w:rPr>
              <w:t>printer</w:t>
            </w:r>
          </w:p>
        </w:tc>
        <w:tc>
          <w:tcPr>
            <w:tcW w:w="480" w:type="dxa"/>
            <w:tcBorders>
              <w:top w:val="nil"/>
              <w:left w:val="nil"/>
              <w:bottom w:val="single" w:sz="8" w:space="0" w:color="auto"/>
              <w:right w:val="single" w:sz="8" w:space="0" w:color="auto"/>
            </w:tcBorders>
            <w:shd w:val="clear" w:color="000000" w:fill="FFFFFF"/>
            <w:noWrap/>
            <w:vAlign w:val="center"/>
            <w:hideMark/>
          </w:tcPr>
          <w:p w14:paraId="65DBD2FC" w14:textId="77777777" w:rsidR="00A12C69" w:rsidRPr="00A12C69" w:rsidRDefault="00A12C69" w:rsidP="00A12C69">
            <w:pPr>
              <w:spacing w:after="0" w:line="240" w:lineRule="auto"/>
              <w:ind w:left="0" w:firstLine="0"/>
              <w:jc w:val="left"/>
              <w:rPr>
                <w:rFonts w:eastAsia="Times New Roman"/>
                <w:color w:val="000000"/>
                <w:sz w:val="22"/>
                <w:szCs w:val="22"/>
              </w:rPr>
            </w:pPr>
            <w:r w:rsidRPr="00A12C69">
              <w:rPr>
                <w:rFonts w:eastAsia="Times New Roman"/>
                <w:color w:val="000000"/>
                <w:sz w:val="22"/>
                <w:szCs w:val="22"/>
              </w:rPr>
              <w:t> </w:t>
            </w:r>
          </w:p>
        </w:tc>
        <w:tc>
          <w:tcPr>
            <w:tcW w:w="980" w:type="dxa"/>
            <w:tcBorders>
              <w:top w:val="nil"/>
              <w:left w:val="nil"/>
              <w:bottom w:val="single" w:sz="8" w:space="0" w:color="auto"/>
              <w:right w:val="single" w:sz="8" w:space="0" w:color="auto"/>
            </w:tcBorders>
            <w:noWrap/>
            <w:vAlign w:val="center"/>
            <w:hideMark/>
          </w:tcPr>
          <w:p w14:paraId="3D39E823" w14:textId="77777777" w:rsidR="00A12C69" w:rsidRPr="00A12C69" w:rsidRDefault="00A12C69" w:rsidP="00A12C69">
            <w:pPr>
              <w:spacing w:after="0" w:line="240" w:lineRule="auto"/>
              <w:ind w:left="0" w:firstLine="0"/>
              <w:jc w:val="right"/>
              <w:rPr>
                <w:rFonts w:eastAsia="Times New Roman"/>
                <w:color w:val="000000"/>
                <w:sz w:val="22"/>
                <w:szCs w:val="22"/>
              </w:rPr>
            </w:pPr>
            <w:r w:rsidRPr="00A12C69">
              <w:rPr>
                <w:rFonts w:eastAsia="Times New Roman"/>
                <w:color w:val="000000"/>
                <w:sz w:val="22"/>
                <w:szCs w:val="22"/>
              </w:rPr>
              <w:t>5</w:t>
            </w:r>
          </w:p>
        </w:tc>
        <w:tc>
          <w:tcPr>
            <w:tcW w:w="1360" w:type="dxa"/>
            <w:tcBorders>
              <w:top w:val="nil"/>
              <w:left w:val="nil"/>
              <w:bottom w:val="single" w:sz="8" w:space="0" w:color="auto"/>
              <w:right w:val="single" w:sz="8" w:space="0" w:color="auto"/>
            </w:tcBorders>
            <w:noWrap/>
            <w:vAlign w:val="center"/>
            <w:hideMark/>
          </w:tcPr>
          <w:p w14:paraId="718B5157"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621,952.00</w:t>
            </w:r>
          </w:p>
        </w:tc>
        <w:tc>
          <w:tcPr>
            <w:tcW w:w="1500" w:type="dxa"/>
            <w:tcBorders>
              <w:top w:val="nil"/>
              <w:left w:val="nil"/>
              <w:bottom w:val="single" w:sz="8" w:space="0" w:color="auto"/>
              <w:right w:val="single" w:sz="8" w:space="0" w:color="auto"/>
            </w:tcBorders>
            <w:noWrap/>
            <w:vAlign w:val="center"/>
            <w:hideMark/>
          </w:tcPr>
          <w:p w14:paraId="08BC7384"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3,109,760.00</w:t>
            </w:r>
          </w:p>
        </w:tc>
      </w:tr>
      <w:tr w:rsidR="00A12C69" w:rsidRPr="00A12C69" w14:paraId="3C72E69D" w14:textId="77777777" w:rsidTr="00A12C69">
        <w:trPr>
          <w:trHeight w:val="570"/>
        </w:trPr>
        <w:tc>
          <w:tcPr>
            <w:tcW w:w="8000" w:type="dxa"/>
            <w:gridSpan w:val="7"/>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10DE5516"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r w:rsidRPr="00A12C69">
              <w:rPr>
                <w:rFonts w:ascii="Calibri" w:eastAsia="Times New Roman" w:hAnsi="Calibri" w:cs="Calibri"/>
                <w:color w:val="FFFFFF"/>
                <w:sz w:val="22"/>
                <w:szCs w:val="22"/>
              </w:rPr>
              <w:t>Accessories</w:t>
            </w:r>
          </w:p>
        </w:tc>
      </w:tr>
      <w:tr w:rsidR="00A12C69" w:rsidRPr="00A12C69" w14:paraId="42751B85"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1F05E2AA"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628" w:type="dxa"/>
            <w:tcBorders>
              <w:top w:val="nil"/>
              <w:left w:val="nil"/>
              <w:bottom w:val="single" w:sz="8" w:space="0" w:color="auto"/>
              <w:right w:val="single" w:sz="8" w:space="0" w:color="auto"/>
            </w:tcBorders>
            <w:vAlign w:val="center"/>
            <w:hideMark/>
          </w:tcPr>
          <w:p w14:paraId="3FD54E21"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Accessories</w:t>
            </w:r>
          </w:p>
        </w:tc>
        <w:tc>
          <w:tcPr>
            <w:tcW w:w="1632" w:type="dxa"/>
            <w:tcBorders>
              <w:top w:val="nil"/>
              <w:left w:val="nil"/>
              <w:bottom w:val="single" w:sz="8" w:space="0" w:color="auto"/>
              <w:right w:val="single" w:sz="8" w:space="0" w:color="auto"/>
            </w:tcBorders>
            <w:vAlign w:val="center"/>
            <w:hideMark/>
          </w:tcPr>
          <w:p w14:paraId="75230E91"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Accessories Package </w:t>
            </w:r>
          </w:p>
        </w:tc>
        <w:tc>
          <w:tcPr>
            <w:tcW w:w="480" w:type="dxa"/>
            <w:tcBorders>
              <w:top w:val="nil"/>
              <w:left w:val="nil"/>
              <w:bottom w:val="single" w:sz="8" w:space="0" w:color="auto"/>
              <w:right w:val="single" w:sz="8" w:space="0" w:color="auto"/>
            </w:tcBorders>
            <w:noWrap/>
            <w:vAlign w:val="center"/>
            <w:hideMark/>
          </w:tcPr>
          <w:p w14:paraId="5CF2D4EC"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Set</w:t>
            </w:r>
          </w:p>
        </w:tc>
        <w:tc>
          <w:tcPr>
            <w:tcW w:w="980" w:type="dxa"/>
            <w:tcBorders>
              <w:top w:val="nil"/>
              <w:left w:val="nil"/>
              <w:bottom w:val="single" w:sz="8" w:space="0" w:color="auto"/>
              <w:right w:val="single" w:sz="8" w:space="0" w:color="auto"/>
            </w:tcBorders>
            <w:noWrap/>
            <w:vAlign w:val="center"/>
            <w:hideMark/>
          </w:tcPr>
          <w:p w14:paraId="6ADF5280"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146CE081"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16,102,759.47</w:t>
            </w:r>
          </w:p>
        </w:tc>
        <w:tc>
          <w:tcPr>
            <w:tcW w:w="1500" w:type="dxa"/>
            <w:tcBorders>
              <w:top w:val="nil"/>
              <w:left w:val="nil"/>
              <w:bottom w:val="single" w:sz="8" w:space="0" w:color="auto"/>
              <w:right w:val="single" w:sz="8" w:space="0" w:color="auto"/>
            </w:tcBorders>
            <w:noWrap/>
            <w:vAlign w:val="center"/>
            <w:hideMark/>
          </w:tcPr>
          <w:p w14:paraId="2FED6CD6"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16,102,759.47</w:t>
            </w:r>
          </w:p>
        </w:tc>
      </w:tr>
      <w:tr w:rsidR="00A12C69" w:rsidRPr="00A12C69" w14:paraId="18EC0978" w14:textId="77777777" w:rsidTr="00A12C69">
        <w:trPr>
          <w:trHeight w:val="570"/>
        </w:trPr>
        <w:tc>
          <w:tcPr>
            <w:tcW w:w="8000" w:type="dxa"/>
            <w:gridSpan w:val="7"/>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21AD85A0" w14:textId="77777777" w:rsidR="00A12C69" w:rsidRPr="00A12C69" w:rsidRDefault="00A12C69" w:rsidP="00A12C69">
            <w:pPr>
              <w:spacing w:after="0" w:line="240" w:lineRule="auto"/>
              <w:ind w:left="0" w:firstLine="0"/>
              <w:jc w:val="center"/>
              <w:rPr>
                <w:rFonts w:ascii="Calibri" w:eastAsia="Times New Roman" w:hAnsi="Calibri" w:cs="Calibri"/>
                <w:color w:val="FFFFFF"/>
                <w:sz w:val="22"/>
                <w:szCs w:val="22"/>
              </w:rPr>
            </w:pPr>
            <w:r w:rsidRPr="00A12C69">
              <w:rPr>
                <w:rFonts w:ascii="Calibri" w:eastAsia="Times New Roman" w:hAnsi="Calibri" w:cs="Calibri"/>
                <w:color w:val="FFFFFF"/>
                <w:sz w:val="22"/>
                <w:szCs w:val="22"/>
              </w:rPr>
              <w:t>Installation &amp; Service</w:t>
            </w:r>
          </w:p>
        </w:tc>
      </w:tr>
      <w:tr w:rsidR="00A12C69" w:rsidRPr="00A12C69" w14:paraId="2F6FFBF6" w14:textId="77777777" w:rsidTr="00A12C69">
        <w:trPr>
          <w:trHeight w:val="570"/>
        </w:trPr>
        <w:tc>
          <w:tcPr>
            <w:tcW w:w="420" w:type="dxa"/>
            <w:tcBorders>
              <w:top w:val="nil"/>
              <w:left w:val="single" w:sz="8" w:space="0" w:color="auto"/>
              <w:bottom w:val="single" w:sz="8" w:space="0" w:color="auto"/>
              <w:right w:val="single" w:sz="8" w:space="0" w:color="auto"/>
            </w:tcBorders>
            <w:noWrap/>
            <w:vAlign w:val="center"/>
            <w:hideMark/>
          </w:tcPr>
          <w:p w14:paraId="3233F8DE" w14:textId="77777777" w:rsidR="00A12C69" w:rsidRPr="00A12C69" w:rsidRDefault="00A12C69" w:rsidP="00A12C69">
            <w:pPr>
              <w:spacing w:after="0" w:line="240" w:lineRule="auto"/>
              <w:ind w:left="0" w:firstLine="0"/>
              <w:jc w:val="center"/>
              <w:rPr>
                <w:rFonts w:ascii="Calibri" w:eastAsia="Times New Roman" w:hAnsi="Calibri" w:cs="Calibri"/>
                <w:color w:val="000000"/>
                <w:sz w:val="22"/>
                <w:szCs w:val="22"/>
              </w:rPr>
            </w:pPr>
            <w:r w:rsidRPr="00A12C69">
              <w:rPr>
                <w:rFonts w:ascii="Calibri" w:eastAsia="Times New Roman" w:hAnsi="Calibri" w:cs="Calibri"/>
                <w:color w:val="000000"/>
                <w:sz w:val="22"/>
                <w:szCs w:val="22"/>
              </w:rPr>
              <w:t>2</w:t>
            </w:r>
          </w:p>
        </w:tc>
        <w:tc>
          <w:tcPr>
            <w:tcW w:w="1628" w:type="dxa"/>
            <w:tcBorders>
              <w:top w:val="nil"/>
              <w:left w:val="nil"/>
              <w:bottom w:val="single" w:sz="8" w:space="0" w:color="auto"/>
              <w:right w:val="single" w:sz="8" w:space="0" w:color="auto"/>
            </w:tcBorders>
            <w:vAlign w:val="center"/>
            <w:hideMark/>
          </w:tcPr>
          <w:p w14:paraId="0EDF1FF0"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 xml:space="preserve">Installation and Commission service </w:t>
            </w:r>
          </w:p>
        </w:tc>
        <w:tc>
          <w:tcPr>
            <w:tcW w:w="1632" w:type="dxa"/>
            <w:tcBorders>
              <w:top w:val="nil"/>
              <w:left w:val="nil"/>
              <w:bottom w:val="single" w:sz="8" w:space="0" w:color="auto"/>
              <w:right w:val="single" w:sz="8" w:space="0" w:color="auto"/>
            </w:tcBorders>
            <w:vAlign w:val="center"/>
            <w:hideMark/>
          </w:tcPr>
          <w:p w14:paraId="20D8F203"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Device design, installation and commission service</w:t>
            </w:r>
          </w:p>
        </w:tc>
        <w:tc>
          <w:tcPr>
            <w:tcW w:w="480" w:type="dxa"/>
            <w:tcBorders>
              <w:top w:val="nil"/>
              <w:left w:val="nil"/>
              <w:bottom w:val="single" w:sz="8" w:space="0" w:color="auto"/>
              <w:right w:val="single" w:sz="8" w:space="0" w:color="auto"/>
            </w:tcBorders>
            <w:noWrap/>
            <w:vAlign w:val="center"/>
            <w:hideMark/>
          </w:tcPr>
          <w:p w14:paraId="3DC91CEE" w14:textId="77777777" w:rsidR="00A12C69" w:rsidRPr="00A12C69" w:rsidRDefault="00A12C69" w:rsidP="00A12C69">
            <w:pPr>
              <w:spacing w:after="0" w:line="240" w:lineRule="auto"/>
              <w:ind w:left="0" w:firstLine="0"/>
              <w:jc w:val="left"/>
              <w:rPr>
                <w:rFonts w:ascii="Calibri" w:eastAsia="Times New Roman" w:hAnsi="Calibri" w:cs="Calibri"/>
                <w:color w:val="000000"/>
                <w:sz w:val="22"/>
                <w:szCs w:val="22"/>
              </w:rPr>
            </w:pPr>
            <w:r w:rsidRPr="00A12C69">
              <w:rPr>
                <w:rFonts w:ascii="Calibri" w:eastAsia="Times New Roman" w:hAnsi="Calibri" w:cs="Calibri"/>
                <w:color w:val="000000"/>
                <w:sz w:val="22"/>
                <w:szCs w:val="22"/>
              </w:rPr>
              <w:t>Ls</w:t>
            </w:r>
          </w:p>
        </w:tc>
        <w:tc>
          <w:tcPr>
            <w:tcW w:w="980" w:type="dxa"/>
            <w:tcBorders>
              <w:top w:val="nil"/>
              <w:left w:val="nil"/>
              <w:bottom w:val="single" w:sz="8" w:space="0" w:color="auto"/>
              <w:right w:val="single" w:sz="8" w:space="0" w:color="auto"/>
            </w:tcBorders>
            <w:noWrap/>
            <w:vAlign w:val="center"/>
            <w:hideMark/>
          </w:tcPr>
          <w:p w14:paraId="6767A702"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1</w:t>
            </w:r>
          </w:p>
        </w:tc>
        <w:tc>
          <w:tcPr>
            <w:tcW w:w="1360" w:type="dxa"/>
            <w:tcBorders>
              <w:top w:val="nil"/>
              <w:left w:val="nil"/>
              <w:bottom w:val="single" w:sz="8" w:space="0" w:color="auto"/>
              <w:right w:val="single" w:sz="8" w:space="0" w:color="auto"/>
            </w:tcBorders>
            <w:noWrap/>
            <w:vAlign w:val="center"/>
            <w:hideMark/>
          </w:tcPr>
          <w:p w14:paraId="0E7EDBAF"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35,330,928.83</w:t>
            </w:r>
          </w:p>
        </w:tc>
        <w:tc>
          <w:tcPr>
            <w:tcW w:w="1500" w:type="dxa"/>
            <w:tcBorders>
              <w:top w:val="nil"/>
              <w:left w:val="nil"/>
              <w:bottom w:val="single" w:sz="8" w:space="0" w:color="auto"/>
              <w:right w:val="single" w:sz="8" w:space="0" w:color="auto"/>
            </w:tcBorders>
            <w:noWrap/>
            <w:vAlign w:val="center"/>
            <w:hideMark/>
          </w:tcPr>
          <w:p w14:paraId="33BE87E4" w14:textId="77777777" w:rsidR="00A12C69" w:rsidRPr="00A12C69" w:rsidRDefault="00A12C69" w:rsidP="00A12C69">
            <w:pPr>
              <w:spacing w:after="0" w:line="240" w:lineRule="auto"/>
              <w:ind w:left="0" w:firstLine="0"/>
              <w:jc w:val="right"/>
              <w:rPr>
                <w:rFonts w:ascii="Calibri" w:eastAsia="Times New Roman" w:hAnsi="Calibri" w:cs="Calibri"/>
                <w:color w:val="000000"/>
                <w:sz w:val="22"/>
                <w:szCs w:val="22"/>
              </w:rPr>
            </w:pPr>
            <w:r w:rsidRPr="00A12C69">
              <w:rPr>
                <w:rFonts w:ascii="Calibri" w:eastAsia="Times New Roman" w:hAnsi="Calibri" w:cs="Calibri"/>
                <w:color w:val="000000"/>
                <w:sz w:val="22"/>
                <w:szCs w:val="22"/>
              </w:rPr>
              <w:t>35,330,928.83</w:t>
            </w:r>
          </w:p>
        </w:tc>
      </w:tr>
      <w:tr w:rsidR="00A12C69" w:rsidRPr="00A12C69" w14:paraId="5A25BCC3" w14:textId="77777777" w:rsidTr="00A12C69">
        <w:trPr>
          <w:trHeight w:val="300"/>
        </w:trPr>
        <w:tc>
          <w:tcPr>
            <w:tcW w:w="6500" w:type="dxa"/>
            <w:gridSpan w:val="6"/>
            <w:tcBorders>
              <w:top w:val="single" w:sz="8" w:space="0" w:color="auto"/>
              <w:left w:val="single" w:sz="8" w:space="0" w:color="auto"/>
              <w:bottom w:val="single" w:sz="8" w:space="0" w:color="auto"/>
              <w:right w:val="single" w:sz="8" w:space="0" w:color="000000"/>
            </w:tcBorders>
            <w:shd w:val="clear" w:color="000000" w:fill="00B0F0"/>
            <w:noWrap/>
            <w:vAlign w:val="center"/>
            <w:hideMark/>
          </w:tcPr>
          <w:p w14:paraId="7621E6CD" w14:textId="77777777" w:rsidR="00A12C69" w:rsidRPr="00A12C69" w:rsidRDefault="00A12C69" w:rsidP="00A12C69">
            <w:pPr>
              <w:spacing w:after="0" w:line="240" w:lineRule="auto"/>
              <w:ind w:left="0" w:firstLine="0"/>
              <w:jc w:val="center"/>
              <w:rPr>
                <w:rFonts w:ascii="Calibri" w:eastAsia="Times New Roman" w:hAnsi="Calibri" w:cs="Calibri"/>
                <w:b/>
                <w:bCs/>
                <w:color w:val="FFFFFF"/>
                <w:sz w:val="22"/>
                <w:szCs w:val="22"/>
              </w:rPr>
            </w:pPr>
            <w:r w:rsidRPr="00A12C69">
              <w:rPr>
                <w:rFonts w:ascii="Calibri" w:eastAsia="Times New Roman" w:hAnsi="Calibri" w:cs="Calibri"/>
                <w:b/>
                <w:bCs/>
                <w:color w:val="FFFFFF"/>
                <w:sz w:val="22"/>
                <w:szCs w:val="22"/>
              </w:rPr>
              <w:t>TOTAL AMOUNT ETB BEFORE VAT</w:t>
            </w:r>
          </w:p>
        </w:tc>
        <w:tc>
          <w:tcPr>
            <w:tcW w:w="1500" w:type="dxa"/>
            <w:tcBorders>
              <w:top w:val="nil"/>
              <w:left w:val="nil"/>
              <w:bottom w:val="single" w:sz="8" w:space="0" w:color="auto"/>
              <w:right w:val="single" w:sz="8" w:space="0" w:color="auto"/>
            </w:tcBorders>
            <w:shd w:val="clear" w:color="000000" w:fill="00B0F0"/>
            <w:noWrap/>
            <w:vAlign w:val="center"/>
            <w:hideMark/>
          </w:tcPr>
          <w:p w14:paraId="0DA04FE5" w14:textId="77777777" w:rsidR="00A12C69" w:rsidRPr="00A12C69" w:rsidRDefault="00A12C69" w:rsidP="00A12C69">
            <w:pPr>
              <w:spacing w:after="0" w:line="240" w:lineRule="auto"/>
              <w:ind w:left="0" w:firstLine="0"/>
              <w:jc w:val="right"/>
              <w:rPr>
                <w:rFonts w:ascii="Calibri" w:eastAsia="Times New Roman" w:hAnsi="Calibri" w:cs="Calibri"/>
                <w:b/>
                <w:bCs/>
                <w:color w:val="FFFFFF"/>
                <w:sz w:val="22"/>
                <w:szCs w:val="22"/>
              </w:rPr>
            </w:pPr>
            <w:r w:rsidRPr="00A12C69">
              <w:rPr>
                <w:rFonts w:ascii="Calibri" w:eastAsia="Times New Roman" w:hAnsi="Calibri" w:cs="Calibri"/>
                <w:b/>
                <w:bCs/>
                <w:color w:val="FFFFFF"/>
                <w:sz w:val="22"/>
                <w:szCs w:val="22"/>
              </w:rPr>
              <w:t>138,504,590.64</w:t>
            </w:r>
          </w:p>
        </w:tc>
      </w:tr>
      <w:tr w:rsidR="00A12C69" w:rsidRPr="00A12C69" w14:paraId="569DB7CD" w14:textId="77777777" w:rsidTr="00A12C69">
        <w:trPr>
          <w:trHeight w:val="300"/>
        </w:trPr>
        <w:tc>
          <w:tcPr>
            <w:tcW w:w="6500" w:type="dxa"/>
            <w:gridSpan w:val="6"/>
            <w:tcBorders>
              <w:top w:val="single" w:sz="8" w:space="0" w:color="auto"/>
              <w:left w:val="single" w:sz="8" w:space="0" w:color="auto"/>
              <w:bottom w:val="single" w:sz="8" w:space="0" w:color="auto"/>
              <w:right w:val="single" w:sz="8" w:space="0" w:color="000000"/>
            </w:tcBorders>
            <w:shd w:val="clear" w:color="000000" w:fill="00B0F0"/>
            <w:noWrap/>
            <w:vAlign w:val="center"/>
            <w:hideMark/>
          </w:tcPr>
          <w:p w14:paraId="74C763FF" w14:textId="77777777" w:rsidR="00A12C69" w:rsidRPr="00A12C69" w:rsidRDefault="00A12C69" w:rsidP="00A12C69">
            <w:pPr>
              <w:spacing w:after="0" w:line="240" w:lineRule="auto"/>
              <w:ind w:left="0" w:firstLine="0"/>
              <w:jc w:val="center"/>
              <w:rPr>
                <w:rFonts w:ascii="Calibri" w:eastAsia="Times New Roman" w:hAnsi="Calibri" w:cs="Calibri"/>
                <w:b/>
                <w:bCs/>
                <w:color w:val="FFFFFF"/>
                <w:sz w:val="22"/>
                <w:szCs w:val="22"/>
              </w:rPr>
            </w:pPr>
            <w:r w:rsidRPr="00A12C69">
              <w:rPr>
                <w:rFonts w:ascii="Calibri" w:eastAsia="Times New Roman" w:hAnsi="Calibri" w:cs="Calibri"/>
                <w:b/>
                <w:bCs/>
                <w:color w:val="FFFFFF"/>
                <w:sz w:val="22"/>
                <w:szCs w:val="22"/>
              </w:rPr>
              <w:t>VAT</w:t>
            </w:r>
          </w:p>
        </w:tc>
        <w:tc>
          <w:tcPr>
            <w:tcW w:w="1500" w:type="dxa"/>
            <w:tcBorders>
              <w:top w:val="nil"/>
              <w:left w:val="nil"/>
              <w:bottom w:val="single" w:sz="8" w:space="0" w:color="auto"/>
              <w:right w:val="single" w:sz="8" w:space="0" w:color="auto"/>
            </w:tcBorders>
            <w:shd w:val="clear" w:color="000000" w:fill="00B0F0"/>
            <w:noWrap/>
            <w:vAlign w:val="center"/>
            <w:hideMark/>
          </w:tcPr>
          <w:p w14:paraId="205421B4" w14:textId="77777777" w:rsidR="00A12C69" w:rsidRPr="00A12C69" w:rsidRDefault="00A12C69" w:rsidP="00A12C69">
            <w:pPr>
              <w:spacing w:after="0" w:line="240" w:lineRule="auto"/>
              <w:ind w:left="0" w:firstLine="0"/>
              <w:jc w:val="right"/>
              <w:rPr>
                <w:rFonts w:ascii="Calibri" w:eastAsia="Times New Roman" w:hAnsi="Calibri" w:cs="Calibri"/>
                <w:b/>
                <w:bCs/>
                <w:color w:val="FFFFFF"/>
                <w:sz w:val="22"/>
                <w:szCs w:val="22"/>
              </w:rPr>
            </w:pPr>
            <w:r w:rsidRPr="00A12C69">
              <w:rPr>
                <w:rFonts w:ascii="Calibri" w:eastAsia="Times New Roman" w:hAnsi="Calibri" w:cs="Calibri"/>
                <w:b/>
                <w:bCs/>
                <w:color w:val="FFFFFF"/>
                <w:sz w:val="22"/>
                <w:szCs w:val="22"/>
              </w:rPr>
              <w:t>20,775,688.60</w:t>
            </w:r>
          </w:p>
        </w:tc>
      </w:tr>
      <w:tr w:rsidR="00A12C69" w:rsidRPr="00A12C69" w14:paraId="036342BB" w14:textId="77777777" w:rsidTr="00A12C69">
        <w:trPr>
          <w:trHeight w:val="300"/>
        </w:trPr>
        <w:tc>
          <w:tcPr>
            <w:tcW w:w="6500" w:type="dxa"/>
            <w:gridSpan w:val="6"/>
            <w:tcBorders>
              <w:top w:val="single" w:sz="8" w:space="0" w:color="auto"/>
              <w:left w:val="single" w:sz="8" w:space="0" w:color="auto"/>
              <w:bottom w:val="single" w:sz="8" w:space="0" w:color="auto"/>
              <w:right w:val="single" w:sz="8" w:space="0" w:color="000000"/>
            </w:tcBorders>
            <w:shd w:val="clear" w:color="000000" w:fill="00B0F0"/>
            <w:noWrap/>
            <w:vAlign w:val="center"/>
            <w:hideMark/>
          </w:tcPr>
          <w:p w14:paraId="7BA12343" w14:textId="77777777" w:rsidR="00A12C69" w:rsidRPr="00A12C69" w:rsidRDefault="00A12C69" w:rsidP="00A12C69">
            <w:pPr>
              <w:spacing w:after="0" w:line="240" w:lineRule="auto"/>
              <w:ind w:left="0" w:firstLine="0"/>
              <w:jc w:val="center"/>
              <w:rPr>
                <w:rFonts w:ascii="Calibri" w:eastAsia="Times New Roman" w:hAnsi="Calibri" w:cs="Calibri"/>
                <w:b/>
                <w:bCs/>
                <w:color w:val="FFFFFF"/>
                <w:sz w:val="22"/>
                <w:szCs w:val="22"/>
              </w:rPr>
            </w:pPr>
            <w:r w:rsidRPr="00A12C69">
              <w:rPr>
                <w:rFonts w:ascii="Calibri" w:eastAsia="Times New Roman" w:hAnsi="Calibri" w:cs="Calibri"/>
                <w:b/>
                <w:bCs/>
                <w:color w:val="FFFFFF"/>
                <w:sz w:val="22"/>
                <w:szCs w:val="22"/>
              </w:rPr>
              <w:t>TOTAL AMOUNT ETB INCLUDING VAT</w:t>
            </w:r>
          </w:p>
        </w:tc>
        <w:tc>
          <w:tcPr>
            <w:tcW w:w="1500" w:type="dxa"/>
            <w:tcBorders>
              <w:top w:val="nil"/>
              <w:left w:val="nil"/>
              <w:bottom w:val="single" w:sz="8" w:space="0" w:color="auto"/>
              <w:right w:val="single" w:sz="8" w:space="0" w:color="auto"/>
            </w:tcBorders>
            <w:shd w:val="clear" w:color="000000" w:fill="00B0F0"/>
            <w:noWrap/>
            <w:vAlign w:val="center"/>
            <w:hideMark/>
          </w:tcPr>
          <w:p w14:paraId="6FD2C1D7" w14:textId="77777777" w:rsidR="00A12C69" w:rsidRPr="00A12C69" w:rsidRDefault="00A12C69" w:rsidP="00A12C69">
            <w:pPr>
              <w:spacing w:after="0" w:line="240" w:lineRule="auto"/>
              <w:ind w:left="0" w:firstLine="0"/>
              <w:jc w:val="right"/>
              <w:rPr>
                <w:rFonts w:ascii="Calibri" w:eastAsia="Times New Roman" w:hAnsi="Calibri" w:cs="Calibri"/>
                <w:b/>
                <w:bCs/>
                <w:color w:val="FFFFFF"/>
                <w:sz w:val="22"/>
                <w:szCs w:val="22"/>
              </w:rPr>
            </w:pPr>
            <w:r w:rsidRPr="00A12C69">
              <w:rPr>
                <w:rFonts w:ascii="Calibri" w:eastAsia="Times New Roman" w:hAnsi="Calibri" w:cs="Calibri"/>
                <w:b/>
                <w:bCs/>
                <w:color w:val="FFFFFF"/>
                <w:sz w:val="22"/>
                <w:szCs w:val="22"/>
              </w:rPr>
              <w:t>159,280,279.24</w:t>
            </w:r>
          </w:p>
        </w:tc>
      </w:tr>
    </w:tbl>
    <w:bookmarkEnd w:id="54"/>
    <w:p w14:paraId="2663DE79" w14:textId="62985805" w:rsidR="00767B30" w:rsidRDefault="00B15EF7" w:rsidP="00B15EF7">
      <w:pPr>
        <w:spacing w:after="200" w:line="276" w:lineRule="auto"/>
        <w:ind w:left="0" w:firstLine="0"/>
        <w:rPr>
          <w:b/>
          <w:bCs/>
          <w:color w:val="4F81BD"/>
          <w:sz w:val="32"/>
          <w:szCs w:val="72"/>
        </w:rPr>
      </w:pPr>
      <w:r>
        <w:rPr>
          <w:b/>
          <w:bCs/>
          <w:color w:val="4F81BD"/>
          <w:sz w:val="32"/>
          <w:szCs w:val="72"/>
        </w:rPr>
        <w:t xml:space="preserve">                      </w:t>
      </w:r>
    </w:p>
    <w:p w14:paraId="605A852C" w14:textId="77777777" w:rsidR="008345EE" w:rsidRPr="008345EE" w:rsidRDefault="00B15EF7" w:rsidP="00B15EF7">
      <w:pPr>
        <w:spacing w:after="200" w:line="276" w:lineRule="auto"/>
        <w:ind w:left="0" w:firstLine="0"/>
        <w:rPr>
          <w:b/>
          <w:bCs/>
          <w:color w:val="00B050"/>
          <w:sz w:val="16"/>
          <w:szCs w:val="36"/>
        </w:rPr>
      </w:pPr>
      <w:r>
        <w:rPr>
          <w:b/>
          <w:bCs/>
          <w:color w:val="4F81BD"/>
          <w:sz w:val="32"/>
          <w:szCs w:val="72"/>
        </w:rPr>
        <w:t xml:space="preserve">  </w:t>
      </w:r>
      <w:r w:rsidR="008345EE" w:rsidRPr="008345EE">
        <w:rPr>
          <w:b/>
          <w:bCs/>
          <w:color w:val="4F81BD"/>
          <w:sz w:val="32"/>
          <w:szCs w:val="72"/>
        </w:rPr>
        <w:t>RECURRENT FEE</w:t>
      </w:r>
    </w:p>
    <w:tbl>
      <w:tblPr>
        <w:tblW w:w="8720" w:type="dxa"/>
        <w:tblLook w:val="04A0" w:firstRow="1" w:lastRow="0" w:firstColumn="1" w:lastColumn="0" w:noHBand="0" w:noVBand="1"/>
      </w:tblPr>
      <w:tblGrid>
        <w:gridCol w:w="1100"/>
        <w:gridCol w:w="4266"/>
        <w:gridCol w:w="3354"/>
      </w:tblGrid>
      <w:tr w:rsidR="008345EE" w:rsidRPr="008345EE" w14:paraId="0C932FD1" w14:textId="77777777" w:rsidTr="006F3864">
        <w:trPr>
          <w:trHeight w:val="172"/>
        </w:trPr>
        <w:tc>
          <w:tcPr>
            <w:tcW w:w="8720" w:type="dxa"/>
            <w:gridSpan w:val="3"/>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0BB3D230" w14:textId="77777777" w:rsidR="008345EE" w:rsidRPr="008345EE" w:rsidRDefault="008345EE" w:rsidP="008345EE">
            <w:pPr>
              <w:spacing w:after="0" w:line="240" w:lineRule="auto"/>
              <w:ind w:left="0" w:firstLine="0"/>
              <w:jc w:val="center"/>
              <w:rPr>
                <w:rFonts w:ascii="Calibri" w:eastAsia="Times New Roman" w:hAnsi="Calibri" w:cs="Calibri"/>
                <w:b/>
                <w:bCs/>
                <w:color w:val="000000"/>
                <w:sz w:val="22"/>
                <w:szCs w:val="22"/>
              </w:rPr>
            </w:pPr>
            <w:r w:rsidRPr="008345EE">
              <w:rPr>
                <w:rFonts w:ascii="Calibri" w:eastAsia="Times New Roman" w:hAnsi="Calibri" w:cs="Calibri"/>
                <w:b/>
                <w:bCs/>
                <w:color w:val="000000"/>
                <w:sz w:val="22"/>
                <w:szCs w:val="22"/>
              </w:rPr>
              <w:t>RECURRENT COST</w:t>
            </w:r>
          </w:p>
        </w:tc>
      </w:tr>
      <w:tr w:rsidR="008345EE" w:rsidRPr="008345EE" w14:paraId="2E27DA2B" w14:textId="77777777" w:rsidTr="006F3864">
        <w:trPr>
          <w:trHeight w:val="292"/>
        </w:trPr>
        <w:tc>
          <w:tcPr>
            <w:tcW w:w="1100" w:type="dxa"/>
            <w:tcBorders>
              <w:top w:val="nil"/>
              <w:left w:val="single" w:sz="8" w:space="0" w:color="auto"/>
              <w:bottom w:val="single" w:sz="8" w:space="0" w:color="auto"/>
              <w:right w:val="single" w:sz="8" w:space="0" w:color="auto"/>
            </w:tcBorders>
            <w:shd w:val="clear" w:color="000000" w:fill="92D050"/>
            <w:vAlign w:val="center"/>
            <w:hideMark/>
          </w:tcPr>
          <w:p w14:paraId="059E1722" w14:textId="77777777" w:rsidR="008345EE" w:rsidRPr="008345EE" w:rsidRDefault="008345EE" w:rsidP="008345EE">
            <w:pPr>
              <w:spacing w:after="0" w:line="240" w:lineRule="auto"/>
              <w:ind w:left="0" w:firstLine="0"/>
              <w:jc w:val="center"/>
              <w:rPr>
                <w:rFonts w:eastAsia="Times New Roman"/>
                <w:b/>
                <w:bCs/>
                <w:color w:val="000000"/>
                <w:sz w:val="22"/>
                <w:szCs w:val="22"/>
              </w:rPr>
            </w:pPr>
            <w:r w:rsidRPr="008345EE">
              <w:rPr>
                <w:rFonts w:eastAsia="Times New Roman"/>
                <w:b/>
                <w:bCs/>
                <w:color w:val="000000"/>
                <w:sz w:val="22"/>
                <w:szCs w:val="22"/>
              </w:rPr>
              <w:t>No</w:t>
            </w:r>
          </w:p>
        </w:tc>
        <w:tc>
          <w:tcPr>
            <w:tcW w:w="4265" w:type="dxa"/>
            <w:tcBorders>
              <w:top w:val="nil"/>
              <w:left w:val="nil"/>
              <w:bottom w:val="single" w:sz="8" w:space="0" w:color="auto"/>
              <w:right w:val="single" w:sz="8" w:space="0" w:color="auto"/>
            </w:tcBorders>
            <w:shd w:val="clear" w:color="000000" w:fill="92D050"/>
            <w:vAlign w:val="center"/>
            <w:hideMark/>
          </w:tcPr>
          <w:p w14:paraId="1CEA1B4A" w14:textId="77777777" w:rsidR="008345EE" w:rsidRPr="008345EE" w:rsidRDefault="008345EE" w:rsidP="008345EE">
            <w:pPr>
              <w:spacing w:after="0" w:line="240" w:lineRule="auto"/>
              <w:ind w:left="0" w:firstLine="0"/>
              <w:jc w:val="center"/>
              <w:rPr>
                <w:rFonts w:eastAsia="Times New Roman"/>
                <w:b/>
                <w:bCs/>
                <w:color w:val="000000"/>
                <w:sz w:val="22"/>
                <w:szCs w:val="22"/>
              </w:rPr>
            </w:pPr>
            <w:r w:rsidRPr="008345EE">
              <w:rPr>
                <w:rFonts w:eastAsia="Times New Roman"/>
                <w:b/>
                <w:bCs/>
                <w:color w:val="000000"/>
                <w:sz w:val="22"/>
                <w:szCs w:val="22"/>
              </w:rPr>
              <w:t>Yearly Recurring</w:t>
            </w:r>
          </w:p>
        </w:tc>
        <w:tc>
          <w:tcPr>
            <w:tcW w:w="3354" w:type="dxa"/>
            <w:tcBorders>
              <w:top w:val="nil"/>
              <w:left w:val="nil"/>
              <w:bottom w:val="single" w:sz="8" w:space="0" w:color="auto"/>
              <w:right w:val="single" w:sz="8" w:space="0" w:color="auto"/>
            </w:tcBorders>
            <w:shd w:val="clear" w:color="000000" w:fill="92D050"/>
            <w:vAlign w:val="center"/>
            <w:hideMark/>
          </w:tcPr>
          <w:p w14:paraId="5C25B89A" w14:textId="37D15990" w:rsidR="008345EE" w:rsidRPr="008345EE" w:rsidRDefault="008345EE" w:rsidP="008345EE">
            <w:pPr>
              <w:spacing w:after="0" w:line="240" w:lineRule="auto"/>
              <w:ind w:left="0" w:firstLine="0"/>
              <w:jc w:val="center"/>
              <w:rPr>
                <w:rFonts w:eastAsia="Times New Roman"/>
                <w:b/>
                <w:bCs/>
                <w:color w:val="000000"/>
                <w:sz w:val="22"/>
                <w:szCs w:val="22"/>
              </w:rPr>
            </w:pPr>
            <w:r w:rsidRPr="008345EE">
              <w:rPr>
                <w:rFonts w:eastAsia="Times New Roman"/>
                <w:b/>
                <w:bCs/>
                <w:color w:val="000000"/>
                <w:sz w:val="22"/>
                <w:szCs w:val="22"/>
              </w:rPr>
              <w:t>Sub Total (</w:t>
            </w:r>
            <w:r w:rsidR="00E23A76">
              <w:rPr>
                <w:rFonts w:eastAsia="Times New Roman"/>
                <w:b/>
                <w:bCs/>
                <w:color w:val="000000"/>
                <w:sz w:val="22"/>
                <w:szCs w:val="22"/>
              </w:rPr>
              <w:t>Before</w:t>
            </w:r>
            <w:r w:rsidRPr="008345EE">
              <w:rPr>
                <w:rFonts w:eastAsia="Times New Roman"/>
                <w:b/>
                <w:bCs/>
                <w:color w:val="000000"/>
                <w:sz w:val="22"/>
                <w:szCs w:val="22"/>
              </w:rPr>
              <w:t xml:space="preserve"> VAT)</w:t>
            </w:r>
          </w:p>
        </w:tc>
      </w:tr>
      <w:tr w:rsidR="008345EE" w:rsidRPr="008345EE" w14:paraId="4FE57B29" w14:textId="77777777" w:rsidTr="006F3864">
        <w:trPr>
          <w:trHeight w:val="355"/>
        </w:trPr>
        <w:tc>
          <w:tcPr>
            <w:tcW w:w="1100" w:type="dxa"/>
            <w:tcBorders>
              <w:top w:val="nil"/>
              <w:left w:val="single" w:sz="8" w:space="0" w:color="auto"/>
              <w:bottom w:val="single" w:sz="8" w:space="0" w:color="auto"/>
              <w:right w:val="single" w:sz="8" w:space="0" w:color="auto"/>
            </w:tcBorders>
            <w:noWrap/>
            <w:vAlign w:val="center"/>
            <w:hideMark/>
          </w:tcPr>
          <w:p w14:paraId="49E95E84" w14:textId="77777777" w:rsidR="008345EE" w:rsidRPr="008345EE" w:rsidRDefault="008345EE" w:rsidP="008345EE">
            <w:pPr>
              <w:spacing w:after="0" w:line="240" w:lineRule="auto"/>
              <w:ind w:left="0" w:firstLine="0"/>
              <w:jc w:val="center"/>
              <w:rPr>
                <w:rFonts w:eastAsia="Times New Roman"/>
                <w:color w:val="000000"/>
                <w:sz w:val="22"/>
                <w:szCs w:val="22"/>
              </w:rPr>
            </w:pPr>
            <w:r w:rsidRPr="008345EE">
              <w:rPr>
                <w:rFonts w:eastAsia="Times New Roman"/>
                <w:color w:val="000000"/>
                <w:sz w:val="22"/>
                <w:szCs w:val="22"/>
              </w:rPr>
              <w:t>1</w:t>
            </w:r>
          </w:p>
        </w:tc>
        <w:tc>
          <w:tcPr>
            <w:tcW w:w="4265" w:type="dxa"/>
            <w:tcBorders>
              <w:top w:val="nil"/>
              <w:left w:val="nil"/>
              <w:bottom w:val="single" w:sz="8" w:space="0" w:color="auto"/>
              <w:right w:val="single" w:sz="8" w:space="0" w:color="auto"/>
            </w:tcBorders>
            <w:vAlign w:val="center"/>
            <w:hideMark/>
          </w:tcPr>
          <w:p w14:paraId="18DBBEF4" w14:textId="77777777" w:rsidR="008345EE" w:rsidRPr="008345EE" w:rsidRDefault="008345EE" w:rsidP="008345EE">
            <w:pPr>
              <w:spacing w:after="0" w:line="240" w:lineRule="auto"/>
              <w:ind w:left="0" w:firstLine="0"/>
              <w:jc w:val="left"/>
              <w:rPr>
                <w:rFonts w:eastAsia="Times New Roman"/>
                <w:color w:val="000000"/>
                <w:sz w:val="22"/>
                <w:szCs w:val="22"/>
              </w:rPr>
            </w:pPr>
            <w:r w:rsidRPr="008345EE">
              <w:rPr>
                <w:rFonts w:eastAsia="Times New Roman"/>
                <w:color w:val="000000"/>
                <w:sz w:val="22"/>
                <w:szCs w:val="22"/>
              </w:rPr>
              <w:t>Firewall as a service</w:t>
            </w:r>
          </w:p>
        </w:tc>
        <w:tc>
          <w:tcPr>
            <w:tcW w:w="3354" w:type="dxa"/>
            <w:tcBorders>
              <w:top w:val="nil"/>
              <w:left w:val="nil"/>
              <w:bottom w:val="single" w:sz="8" w:space="0" w:color="auto"/>
              <w:right w:val="single" w:sz="8" w:space="0" w:color="auto"/>
            </w:tcBorders>
            <w:vAlign w:val="center"/>
            <w:hideMark/>
          </w:tcPr>
          <w:p w14:paraId="413957AE" w14:textId="77777777" w:rsidR="008345EE" w:rsidRPr="008345EE" w:rsidRDefault="008345EE" w:rsidP="008345EE">
            <w:pPr>
              <w:spacing w:after="0" w:line="240" w:lineRule="auto"/>
              <w:ind w:left="0" w:firstLine="0"/>
              <w:jc w:val="right"/>
              <w:rPr>
                <w:rFonts w:eastAsia="Times New Roman"/>
                <w:color w:val="000000"/>
                <w:sz w:val="22"/>
                <w:szCs w:val="22"/>
              </w:rPr>
            </w:pPr>
            <w:r w:rsidRPr="008345EE">
              <w:rPr>
                <w:rFonts w:eastAsia="Times New Roman"/>
                <w:color w:val="000000"/>
                <w:sz w:val="22"/>
                <w:szCs w:val="22"/>
              </w:rPr>
              <w:t>340,000.00</w:t>
            </w:r>
          </w:p>
        </w:tc>
      </w:tr>
      <w:tr w:rsidR="008345EE" w:rsidRPr="008345EE" w14:paraId="0084E8D9" w14:textId="77777777" w:rsidTr="006F3864">
        <w:trPr>
          <w:trHeight w:val="441"/>
        </w:trPr>
        <w:tc>
          <w:tcPr>
            <w:tcW w:w="1100" w:type="dxa"/>
            <w:tcBorders>
              <w:top w:val="nil"/>
              <w:left w:val="single" w:sz="8" w:space="0" w:color="auto"/>
              <w:bottom w:val="single" w:sz="8" w:space="0" w:color="auto"/>
              <w:right w:val="single" w:sz="8" w:space="0" w:color="auto"/>
            </w:tcBorders>
            <w:noWrap/>
            <w:vAlign w:val="center"/>
            <w:hideMark/>
          </w:tcPr>
          <w:p w14:paraId="31B2C2A4" w14:textId="77777777" w:rsidR="008345EE" w:rsidRPr="008345EE" w:rsidRDefault="008345EE" w:rsidP="008345EE">
            <w:pPr>
              <w:spacing w:after="0" w:line="240" w:lineRule="auto"/>
              <w:ind w:left="0" w:firstLine="0"/>
              <w:jc w:val="center"/>
              <w:rPr>
                <w:rFonts w:eastAsia="Times New Roman"/>
                <w:color w:val="000000"/>
                <w:sz w:val="22"/>
                <w:szCs w:val="22"/>
              </w:rPr>
            </w:pPr>
            <w:r w:rsidRPr="008345EE">
              <w:rPr>
                <w:rFonts w:eastAsia="Times New Roman"/>
                <w:color w:val="000000"/>
                <w:sz w:val="22"/>
                <w:szCs w:val="22"/>
              </w:rPr>
              <w:t>2</w:t>
            </w:r>
          </w:p>
        </w:tc>
        <w:tc>
          <w:tcPr>
            <w:tcW w:w="4265" w:type="dxa"/>
            <w:tcBorders>
              <w:top w:val="nil"/>
              <w:left w:val="nil"/>
              <w:bottom w:val="single" w:sz="8" w:space="0" w:color="auto"/>
              <w:right w:val="single" w:sz="8" w:space="0" w:color="auto"/>
            </w:tcBorders>
            <w:vAlign w:val="center"/>
            <w:hideMark/>
          </w:tcPr>
          <w:p w14:paraId="31E1D2E3" w14:textId="77777777" w:rsidR="008345EE" w:rsidRPr="008345EE" w:rsidRDefault="008345EE" w:rsidP="008345EE">
            <w:pPr>
              <w:spacing w:after="0" w:line="240" w:lineRule="auto"/>
              <w:ind w:left="0" w:firstLine="0"/>
              <w:jc w:val="left"/>
              <w:rPr>
                <w:rFonts w:eastAsia="Times New Roman"/>
                <w:color w:val="000000"/>
                <w:sz w:val="22"/>
                <w:szCs w:val="22"/>
              </w:rPr>
            </w:pPr>
            <w:r w:rsidRPr="008345EE">
              <w:rPr>
                <w:rFonts w:eastAsia="Times New Roman"/>
                <w:color w:val="000000"/>
                <w:sz w:val="22"/>
                <w:szCs w:val="22"/>
              </w:rPr>
              <w:t xml:space="preserve">Contact center license for 6 agents </w:t>
            </w:r>
          </w:p>
        </w:tc>
        <w:tc>
          <w:tcPr>
            <w:tcW w:w="3354" w:type="dxa"/>
            <w:tcBorders>
              <w:top w:val="nil"/>
              <w:left w:val="nil"/>
              <w:bottom w:val="single" w:sz="8" w:space="0" w:color="auto"/>
              <w:right w:val="single" w:sz="8" w:space="0" w:color="auto"/>
            </w:tcBorders>
            <w:vAlign w:val="center"/>
            <w:hideMark/>
          </w:tcPr>
          <w:p w14:paraId="3F6428FB" w14:textId="77777777" w:rsidR="008345EE" w:rsidRPr="008345EE" w:rsidRDefault="008345EE" w:rsidP="008345EE">
            <w:pPr>
              <w:spacing w:after="0" w:line="240" w:lineRule="auto"/>
              <w:ind w:left="0" w:firstLine="0"/>
              <w:jc w:val="right"/>
              <w:rPr>
                <w:rFonts w:eastAsia="Times New Roman"/>
                <w:color w:val="000000"/>
                <w:sz w:val="22"/>
                <w:szCs w:val="22"/>
              </w:rPr>
            </w:pPr>
            <w:r w:rsidRPr="008345EE">
              <w:rPr>
                <w:rFonts w:eastAsia="Times New Roman"/>
                <w:color w:val="000000"/>
                <w:sz w:val="22"/>
                <w:szCs w:val="22"/>
              </w:rPr>
              <w:t>216,000.00</w:t>
            </w:r>
          </w:p>
        </w:tc>
      </w:tr>
      <w:tr w:rsidR="008345EE" w:rsidRPr="008345EE" w14:paraId="5B03F58D" w14:textId="77777777" w:rsidTr="006F3864">
        <w:trPr>
          <w:trHeight w:val="263"/>
        </w:trPr>
        <w:tc>
          <w:tcPr>
            <w:tcW w:w="1100" w:type="dxa"/>
            <w:tcBorders>
              <w:top w:val="nil"/>
              <w:left w:val="single" w:sz="8" w:space="0" w:color="auto"/>
              <w:bottom w:val="nil"/>
              <w:right w:val="single" w:sz="8" w:space="0" w:color="auto"/>
            </w:tcBorders>
            <w:noWrap/>
            <w:vAlign w:val="center"/>
            <w:hideMark/>
          </w:tcPr>
          <w:p w14:paraId="05E58123" w14:textId="77777777" w:rsidR="008345EE" w:rsidRPr="008345EE" w:rsidRDefault="008345EE" w:rsidP="008345EE">
            <w:pPr>
              <w:spacing w:after="0" w:line="240" w:lineRule="auto"/>
              <w:ind w:left="0" w:firstLine="0"/>
              <w:jc w:val="center"/>
              <w:rPr>
                <w:rFonts w:eastAsia="Times New Roman"/>
                <w:color w:val="000000"/>
                <w:sz w:val="22"/>
                <w:szCs w:val="22"/>
              </w:rPr>
            </w:pPr>
            <w:r w:rsidRPr="008345EE">
              <w:rPr>
                <w:rFonts w:eastAsia="Times New Roman"/>
                <w:color w:val="000000"/>
                <w:sz w:val="22"/>
                <w:szCs w:val="22"/>
              </w:rPr>
              <w:t>3</w:t>
            </w:r>
          </w:p>
        </w:tc>
        <w:tc>
          <w:tcPr>
            <w:tcW w:w="4265" w:type="dxa"/>
            <w:tcBorders>
              <w:top w:val="nil"/>
              <w:left w:val="nil"/>
              <w:bottom w:val="nil"/>
              <w:right w:val="single" w:sz="8" w:space="0" w:color="auto"/>
            </w:tcBorders>
            <w:vAlign w:val="center"/>
            <w:hideMark/>
          </w:tcPr>
          <w:p w14:paraId="5097C6F3" w14:textId="77777777" w:rsidR="008345EE" w:rsidRPr="008345EE" w:rsidRDefault="008345EE" w:rsidP="008345EE">
            <w:pPr>
              <w:spacing w:after="0" w:line="240" w:lineRule="auto"/>
              <w:ind w:left="0" w:firstLine="0"/>
              <w:jc w:val="left"/>
              <w:rPr>
                <w:rFonts w:eastAsia="Times New Roman"/>
                <w:color w:val="000000"/>
                <w:sz w:val="22"/>
                <w:szCs w:val="22"/>
              </w:rPr>
            </w:pPr>
            <w:r w:rsidRPr="008345EE">
              <w:rPr>
                <w:rFonts w:eastAsia="Times New Roman"/>
                <w:color w:val="000000"/>
                <w:sz w:val="22"/>
                <w:szCs w:val="22"/>
              </w:rPr>
              <w:t>100Mb connectivity (2 links)</w:t>
            </w:r>
          </w:p>
        </w:tc>
        <w:tc>
          <w:tcPr>
            <w:tcW w:w="3354" w:type="dxa"/>
            <w:tcBorders>
              <w:top w:val="nil"/>
              <w:left w:val="nil"/>
              <w:bottom w:val="nil"/>
              <w:right w:val="single" w:sz="8" w:space="0" w:color="auto"/>
            </w:tcBorders>
            <w:vAlign w:val="center"/>
            <w:hideMark/>
          </w:tcPr>
          <w:p w14:paraId="69B83631" w14:textId="77777777" w:rsidR="008345EE" w:rsidRPr="008345EE" w:rsidRDefault="008345EE" w:rsidP="008345EE">
            <w:pPr>
              <w:spacing w:after="0" w:line="240" w:lineRule="auto"/>
              <w:ind w:left="0" w:firstLine="0"/>
              <w:jc w:val="right"/>
              <w:rPr>
                <w:rFonts w:eastAsia="Times New Roman"/>
                <w:color w:val="000000"/>
                <w:sz w:val="22"/>
                <w:szCs w:val="22"/>
              </w:rPr>
            </w:pPr>
            <w:r w:rsidRPr="008345EE">
              <w:rPr>
                <w:rFonts w:eastAsia="Times New Roman"/>
                <w:color w:val="000000"/>
                <w:sz w:val="22"/>
                <w:szCs w:val="22"/>
              </w:rPr>
              <w:t>485,947.83</w:t>
            </w:r>
          </w:p>
        </w:tc>
      </w:tr>
      <w:tr w:rsidR="008345EE" w:rsidRPr="008345EE" w14:paraId="707AF067" w14:textId="77777777" w:rsidTr="006F3864">
        <w:trPr>
          <w:trHeight w:val="166"/>
        </w:trPr>
        <w:tc>
          <w:tcPr>
            <w:tcW w:w="5366" w:type="dxa"/>
            <w:gridSpan w:val="2"/>
            <w:tcBorders>
              <w:top w:val="single" w:sz="4" w:space="0" w:color="auto"/>
              <w:left w:val="single" w:sz="4" w:space="0" w:color="auto"/>
              <w:bottom w:val="single" w:sz="4" w:space="0" w:color="auto"/>
              <w:right w:val="single" w:sz="4" w:space="0" w:color="auto"/>
            </w:tcBorders>
            <w:shd w:val="clear" w:color="000000" w:fill="00B0F0"/>
            <w:vAlign w:val="bottom"/>
            <w:hideMark/>
          </w:tcPr>
          <w:p w14:paraId="41F016D0" w14:textId="77777777" w:rsidR="008345EE" w:rsidRPr="008345EE" w:rsidRDefault="008345EE" w:rsidP="008345EE">
            <w:pPr>
              <w:spacing w:after="0" w:line="240" w:lineRule="auto"/>
              <w:ind w:left="0" w:firstLine="0"/>
              <w:jc w:val="center"/>
              <w:rPr>
                <w:rFonts w:ascii="Calibri" w:eastAsia="Times New Roman" w:hAnsi="Calibri" w:cs="Calibri"/>
                <w:color w:val="FFFFFF"/>
                <w:sz w:val="22"/>
                <w:szCs w:val="22"/>
              </w:rPr>
            </w:pPr>
            <w:r w:rsidRPr="008345EE">
              <w:rPr>
                <w:rFonts w:ascii="Calibri" w:eastAsia="Times New Roman" w:hAnsi="Calibri" w:cs="Calibri"/>
                <w:color w:val="FFFFFF"/>
                <w:sz w:val="22"/>
                <w:szCs w:val="22"/>
              </w:rPr>
              <w:t>Total before VAT</w:t>
            </w:r>
          </w:p>
        </w:tc>
        <w:tc>
          <w:tcPr>
            <w:tcW w:w="3354" w:type="dxa"/>
            <w:tcBorders>
              <w:top w:val="single" w:sz="4" w:space="0" w:color="auto"/>
              <w:left w:val="nil"/>
              <w:bottom w:val="single" w:sz="4" w:space="0" w:color="auto"/>
              <w:right w:val="single" w:sz="4" w:space="0" w:color="auto"/>
            </w:tcBorders>
            <w:shd w:val="clear" w:color="000000" w:fill="00B0F0"/>
            <w:vAlign w:val="bottom"/>
            <w:hideMark/>
          </w:tcPr>
          <w:p w14:paraId="32A7F551" w14:textId="77777777" w:rsidR="008345EE" w:rsidRPr="008345EE" w:rsidRDefault="008345EE" w:rsidP="008345EE">
            <w:pPr>
              <w:spacing w:after="0" w:line="240" w:lineRule="auto"/>
              <w:ind w:left="0" w:firstLine="0"/>
              <w:jc w:val="left"/>
              <w:rPr>
                <w:rFonts w:ascii="Calibri" w:eastAsia="Times New Roman" w:hAnsi="Calibri" w:cs="Calibri"/>
                <w:color w:val="FFFFFF"/>
                <w:sz w:val="22"/>
                <w:szCs w:val="22"/>
              </w:rPr>
            </w:pPr>
            <w:r w:rsidRPr="008345EE">
              <w:rPr>
                <w:rFonts w:ascii="Calibri" w:eastAsia="Times New Roman" w:hAnsi="Calibri" w:cs="Calibri"/>
                <w:color w:val="FFFFFF"/>
                <w:sz w:val="22"/>
                <w:szCs w:val="22"/>
              </w:rPr>
              <w:t xml:space="preserve">                                     1,041,947.83 </w:t>
            </w:r>
          </w:p>
        </w:tc>
      </w:tr>
      <w:tr w:rsidR="008345EE" w:rsidRPr="008345EE" w14:paraId="7F223D49" w14:textId="77777777" w:rsidTr="006F3864">
        <w:trPr>
          <w:trHeight w:val="166"/>
        </w:trPr>
        <w:tc>
          <w:tcPr>
            <w:tcW w:w="5366" w:type="dxa"/>
            <w:gridSpan w:val="2"/>
            <w:tcBorders>
              <w:top w:val="single" w:sz="4" w:space="0" w:color="auto"/>
              <w:left w:val="single" w:sz="4" w:space="0" w:color="auto"/>
              <w:bottom w:val="single" w:sz="4" w:space="0" w:color="auto"/>
              <w:right w:val="single" w:sz="4" w:space="0" w:color="auto"/>
            </w:tcBorders>
            <w:shd w:val="clear" w:color="000000" w:fill="00B0F0"/>
            <w:vAlign w:val="bottom"/>
            <w:hideMark/>
          </w:tcPr>
          <w:p w14:paraId="3765804D" w14:textId="77777777" w:rsidR="008345EE" w:rsidRPr="008345EE" w:rsidRDefault="008345EE" w:rsidP="008345EE">
            <w:pPr>
              <w:spacing w:after="0" w:line="240" w:lineRule="auto"/>
              <w:ind w:left="0" w:firstLine="0"/>
              <w:jc w:val="center"/>
              <w:rPr>
                <w:rFonts w:ascii="Calibri" w:eastAsia="Times New Roman" w:hAnsi="Calibri" w:cs="Calibri"/>
                <w:color w:val="FFFFFF"/>
                <w:sz w:val="22"/>
                <w:szCs w:val="22"/>
              </w:rPr>
            </w:pPr>
            <w:r w:rsidRPr="008345EE">
              <w:rPr>
                <w:rFonts w:ascii="Calibri" w:eastAsia="Times New Roman" w:hAnsi="Calibri" w:cs="Calibri"/>
                <w:color w:val="FFFFFF"/>
                <w:sz w:val="22"/>
                <w:szCs w:val="22"/>
              </w:rPr>
              <w:t>VAT</w:t>
            </w:r>
          </w:p>
        </w:tc>
        <w:tc>
          <w:tcPr>
            <w:tcW w:w="3354" w:type="dxa"/>
            <w:tcBorders>
              <w:top w:val="nil"/>
              <w:left w:val="nil"/>
              <w:bottom w:val="single" w:sz="4" w:space="0" w:color="auto"/>
              <w:right w:val="single" w:sz="4" w:space="0" w:color="auto"/>
            </w:tcBorders>
            <w:shd w:val="clear" w:color="000000" w:fill="00B0F0"/>
            <w:vAlign w:val="bottom"/>
            <w:hideMark/>
          </w:tcPr>
          <w:p w14:paraId="4BF7DE91" w14:textId="77777777" w:rsidR="008345EE" w:rsidRPr="008345EE" w:rsidRDefault="008345EE" w:rsidP="008345EE">
            <w:pPr>
              <w:spacing w:after="0" w:line="240" w:lineRule="auto"/>
              <w:ind w:left="0" w:firstLine="0"/>
              <w:jc w:val="right"/>
              <w:rPr>
                <w:rFonts w:ascii="Calibri" w:eastAsia="Times New Roman" w:hAnsi="Calibri" w:cs="Calibri"/>
                <w:color w:val="FFFFFF"/>
                <w:sz w:val="22"/>
                <w:szCs w:val="22"/>
              </w:rPr>
            </w:pPr>
            <w:r w:rsidRPr="008345EE">
              <w:rPr>
                <w:rFonts w:ascii="Calibri" w:eastAsia="Times New Roman" w:hAnsi="Calibri" w:cs="Calibri"/>
                <w:color w:val="FFFFFF"/>
                <w:sz w:val="22"/>
                <w:szCs w:val="22"/>
              </w:rPr>
              <w:t xml:space="preserve">          156,292.17 </w:t>
            </w:r>
          </w:p>
        </w:tc>
      </w:tr>
      <w:tr w:rsidR="008345EE" w:rsidRPr="008345EE" w14:paraId="7465F78C" w14:textId="77777777" w:rsidTr="006F3864">
        <w:trPr>
          <w:trHeight w:val="166"/>
        </w:trPr>
        <w:tc>
          <w:tcPr>
            <w:tcW w:w="5366" w:type="dxa"/>
            <w:gridSpan w:val="2"/>
            <w:tcBorders>
              <w:top w:val="single" w:sz="4" w:space="0" w:color="auto"/>
              <w:left w:val="single" w:sz="4" w:space="0" w:color="auto"/>
              <w:bottom w:val="single" w:sz="4" w:space="0" w:color="auto"/>
              <w:right w:val="single" w:sz="4" w:space="0" w:color="auto"/>
            </w:tcBorders>
            <w:shd w:val="clear" w:color="000000" w:fill="00B0F0"/>
            <w:vAlign w:val="bottom"/>
            <w:hideMark/>
          </w:tcPr>
          <w:p w14:paraId="5F9606D7" w14:textId="77777777" w:rsidR="008345EE" w:rsidRPr="008345EE" w:rsidRDefault="008345EE" w:rsidP="008345EE">
            <w:pPr>
              <w:spacing w:after="0" w:line="240" w:lineRule="auto"/>
              <w:ind w:left="0" w:firstLine="0"/>
              <w:jc w:val="center"/>
              <w:rPr>
                <w:rFonts w:ascii="Calibri" w:eastAsia="Times New Roman" w:hAnsi="Calibri" w:cs="Calibri"/>
                <w:color w:val="FFFFFF"/>
                <w:sz w:val="22"/>
                <w:szCs w:val="22"/>
              </w:rPr>
            </w:pPr>
            <w:r w:rsidRPr="008345EE">
              <w:rPr>
                <w:rFonts w:ascii="Calibri" w:eastAsia="Times New Roman" w:hAnsi="Calibri" w:cs="Calibri"/>
                <w:color w:val="FFFFFF"/>
                <w:sz w:val="22"/>
                <w:szCs w:val="22"/>
              </w:rPr>
              <w:t>Total before VAT</w:t>
            </w:r>
          </w:p>
        </w:tc>
        <w:tc>
          <w:tcPr>
            <w:tcW w:w="3354" w:type="dxa"/>
            <w:tcBorders>
              <w:top w:val="nil"/>
              <w:left w:val="nil"/>
              <w:bottom w:val="single" w:sz="4" w:space="0" w:color="auto"/>
              <w:right w:val="single" w:sz="4" w:space="0" w:color="auto"/>
            </w:tcBorders>
            <w:shd w:val="clear" w:color="000000" w:fill="00B0F0"/>
            <w:vAlign w:val="bottom"/>
            <w:hideMark/>
          </w:tcPr>
          <w:p w14:paraId="1991408C" w14:textId="77777777" w:rsidR="008345EE" w:rsidRPr="008345EE" w:rsidRDefault="008345EE" w:rsidP="008345EE">
            <w:pPr>
              <w:spacing w:after="0" w:line="240" w:lineRule="auto"/>
              <w:ind w:left="0" w:firstLine="0"/>
              <w:jc w:val="right"/>
              <w:rPr>
                <w:rFonts w:ascii="Calibri" w:eastAsia="Times New Roman" w:hAnsi="Calibri" w:cs="Calibri"/>
                <w:color w:val="FFFFFF"/>
                <w:sz w:val="22"/>
                <w:szCs w:val="22"/>
              </w:rPr>
            </w:pPr>
            <w:r w:rsidRPr="008345EE">
              <w:rPr>
                <w:rFonts w:ascii="Calibri" w:eastAsia="Times New Roman" w:hAnsi="Calibri" w:cs="Calibri"/>
                <w:color w:val="FFFFFF"/>
                <w:sz w:val="22"/>
                <w:szCs w:val="22"/>
              </w:rPr>
              <w:t xml:space="preserve">       1,198,240.00 </w:t>
            </w:r>
          </w:p>
        </w:tc>
      </w:tr>
    </w:tbl>
    <w:p w14:paraId="06D6BB03" w14:textId="77777777" w:rsidR="004C71C7" w:rsidRDefault="007574F8" w:rsidP="00802D8E">
      <w:pPr>
        <w:pStyle w:val="Heading1"/>
        <w:ind w:left="0" w:firstLine="0"/>
        <w:rPr>
          <w:ins w:id="59" w:author="Eyerusalem Baye Kebede" w:date="2025-08-30T11:12:00Z" w16du:dateUtc="2025-08-30T08:12:00Z"/>
          <w:color w:val="0070C0"/>
          <w:sz w:val="36"/>
          <w:szCs w:val="36"/>
        </w:rPr>
      </w:pPr>
      <w:r>
        <w:rPr>
          <w:color w:val="0070C0"/>
          <w:sz w:val="36"/>
          <w:szCs w:val="36"/>
        </w:rPr>
        <w:t xml:space="preserve">                          </w:t>
      </w:r>
    </w:p>
    <w:p w14:paraId="7BEE3186" w14:textId="77777777" w:rsidR="00E23A76" w:rsidRDefault="00E23A76" w:rsidP="00E23A76">
      <w:pPr>
        <w:rPr>
          <w:ins w:id="60" w:author="Eyerusalem Baye Kebede" w:date="2025-08-30T11:12:00Z" w16du:dateUtc="2025-08-30T08:12:00Z"/>
        </w:rPr>
      </w:pPr>
    </w:p>
    <w:p w14:paraId="13CCF545" w14:textId="77777777" w:rsidR="00E23A76" w:rsidRDefault="00E23A76" w:rsidP="00E23A76">
      <w:pPr>
        <w:rPr>
          <w:ins w:id="61" w:author="Eyerusalem Baye Kebede" w:date="2025-08-30T11:12:00Z" w16du:dateUtc="2025-08-30T08:12:00Z"/>
        </w:rPr>
      </w:pPr>
    </w:p>
    <w:p w14:paraId="3BF72FEA" w14:textId="77777777" w:rsidR="00E23A76" w:rsidRDefault="00E23A76" w:rsidP="00E23A76">
      <w:pPr>
        <w:rPr>
          <w:ins w:id="62" w:author="Eyerusalem Baye Kebede" w:date="2025-08-30T11:12:00Z" w16du:dateUtc="2025-08-30T08:12:00Z"/>
        </w:rPr>
      </w:pPr>
    </w:p>
    <w:p w14:paraId="22FB93E1" w14:textId="77777777" w:rsidR="00E23A76" w:rsidRDefault="00E23A76" w:rsidP="00E23A76">
      <w:pPr>
        <w:rPr>
          <w:ins w:id="63" w:author="Eyerusalem Baye Kebede" w:date="2025-08-30T11:12:00Z" w16du:dateUtc="2025-08-30T08:12:00Z"/>
        </w:rPr>
      </w:pPr>
    </w:p>
    <w:p w14:paraId="482C5C90" w14:textId="77777777" w:rsidR="00E23A76" w:rsidRDefault="00E23A76" w:rsidP="00E23A76">
      <w:pPr>
        <w:rPr>
          <w:ins w:id="64" w:author="Eyerusalem Baye Kebede" w:date="2025-08-30T11:12:00Z" w16du:dateUtc="2025-08-30T08:12:00Z"/>
        </w:rPr>
      </w:pPr>
    </w:p>
    <w:p w14:paraId="7222FB5A" w14:textId="77777777" w:rsidR="00E23A76" w:rsidRDefault="00E23A76" w:rsidP="00E23A76">
      <w:pPr>
        <w:rPr>
          <w:ins w:id="65" w:author="Eyerusalem Baye Kebede" w:date="2025-08-30T11:12:00Z" w16du:dateUtc="2025-08-30T08:12:00Z"/>
        </w:rPr>
      </w:pPr>
    </w:p>
    <w:p w14:paraId="4006FFF9" w14:textId="77777777" w:rsidR="00E23A76" w:rsidRDefault="00E23A76" w:rsidP="00E23A76">
      <w:pPr>
        <w:rPr>
          <w:ins w:id="66" w:author="Eyerusalem Baye Kebede" w:date="2025-08-30T11:12:00Z" w16du:dateUtc="2025-08-30T08:12:00Z"/>
        </w:rPr>
      </w:pPr>
    </w:p>
    <w:p w14:paraId="5B185879" w14:textId="77777777" w:rsidR="00E23A76" w:rsidRDefault="00E23A76" w:rsidP="00E23A76">
      <w:pPr>
        <w:rPr>
          <w:ins w:id="67" w:author="Eyerusalem Baye Kebede" w:date="2025-08-30T11:12:00Z" w16du:dateUtc="2025-08-30T08:12:00Z"/>
        </w:rPr>
      </w:pPr>
    </w:p>
    <w:p w14:paraId="2FB0C123" w14:textId="77777777" w:rsidR="00E23A76" w:rsidRDefault="00E23A76" w:rsidP="00E23A76">
      <w:pPr>
        <w:rPr>
          <w:ins w:id="68" w:author="Eyerusalem Baye Kebede" w:date="2025-08-30T11:12:00Z" w16du:dateUtc="2025-08-30T08:12:00Z"/>
        </w:rPr>
      </w:pPr>
    </w:p>
    <w:p w14:paraId="4B7510BC" w14:textId="77777777" w:rsidR="00E23A76" w:rsidRDefault="00E23A76" w:rsidP="00E23A76">
      <w:pPr>
        <w:rPr>
          <w:ins w:id="69" w:author="Eyerusalem Baye Kebede" w:date="2025-08-30T11:12:00Z" w16du:dateUtc="2025-08-30T08:12:00Z"/>
        </w:rPr>
      </w:pPr>
    </w:p>
    <w:p w14:paraId="11AC302D" w14:textId="77777777" w:rsidR="00E23A76" w:rsidRDefault="00E23A76" w:rsidP="00E23A76">
      <w:pPr>
        <w:rPr>
          <w:ins w:id="70" w:author="Eyerusalem Baye Kebede" w:date="2025-08-30T11:12:00Z" w16du:dateUtc="2025-08-30T08:12:00Z"/>
        </w:rPr>
      </w:pPr>
    </w:p>
    <w:p w14:paraId="027B050B" w14:textId="77777777" w:rsidR="00E23A76" w:rsidRDefault="00E23A76" w:rsidP="00E23A76">
      <w:pPr>
        <w:rPr>
          <w:ins w:id="71" w:author="Eyerusalem Baye Kebede" w:date="2025-08-30T11:12:00Z" w16du:dateUtc="2025-08-30T08:12:00Z"/>
        </w:rPr>
      </w:pPr>
    </w:p>
    <w:p w14:paraId="76C2401D" w14:textId="77777777" w:rsidR="00E23A76" w:rsidRDefault="00E23A76" w:rsidP="00E23A76">
      <w:pPr>
        <w:rPr>
          <w:ins w:id="72" w:author="Eyerusalem Baye Kebede" w:date="2025-08-30T11:12:00Z" w16du:dateUtc="2025-08-30T08:12:00Z"/>
        </w:rPr>
      </w:pPr>
    </w:p>
    <w:p w14:paraId="53C52B6A" w14:textId="77777777" w:rsidR="00E23A76" w:rsidRDefault="00E23A76" w:rsidP="00E23A76">
      <w:pPr>
        <w:rPr>
          <w:ins w:id="73" w:author="Eyerusalem Baye Kebede" w:date="2025-08-30T11:12:00Z" w16du:dateUtc="2025-08-30T08:12:00Z"/>
        </w:rPr>
      </w:pPr>
    </w:p>
    <w:p w14:paraId="15D1CC99" w14:textId="77777777" w:rsidR="00E23A76" w:rsidRDefault="00E23A76" w:rsidP="00E23A76">
      <w:pPr>
        <w:rPr>
          <w:ins w:id="74" w:author="Eyerusalem Baye Kebede" w:date="2025-08-30T11:12:00Z" w16du:dateUtc="2025-08-30T08:12:00Z"/>
        </w:rPr>
      </w:pPr>
    </w:p>
    <w:p w14:paraId="23DA9712" w14:textId="77777777" w:rsidR="00E23A76" w:rsidRPr="00E23A76" w:rsidRDefault="00E23A76" w:rsidP="009073A2"/>
    <w:p w14:paraId="76D10D05" w14:textId="77777777" w:rsidR="00837537" w:rsidRPr="007B15EF" w:rsidRDefault="00837537" w:rsidP="004C71C7">
      <w:pPr>
        <w:pStyle w:val="Heading1"/>
        <w:ind w:left="0" w:firstLine="0"/>
        <w:jc w:val="center"/>
        <w:rPr>
          <w:color w:val="0070C0"/>
          <w:sz w:val="36"/>
          <w:szCs w:val="36"/>
        </w:rPr>
      </w:pPr>
      <w:r w:rsidRPr="007B15EF">
        <w:rPr>
          <w:color w:val="0070C0"/>
          <w:sz w:val="36"/>
          <w:szCs w:val="36"/>
        </w:rPr>
        <w:t>A</w:t>
      </w:r>
      <w:r w:rsidR="004C71C7">
        <w:rPr>
          <w:color w:val="0070C0"/>
          <w:sz w:val="36"/>
          <w:szCs w:val="36"/>
        </w:rPr>
        <w:t>NNEX: 3</w:t>
      </w:r>
    </w:p>
    <w:p w14:paraId="4CED7C17" w14:textId="77777777" w:rsidR="00D557B2" w:rsidRPr="004C71C7" w:rsidRDefault="00D557B2" w:rsidP="004C71C7">
      <w:pPr>
        <w:pStyle w:val="Heading1"/>
        <w:ind w:left="0" w:firstLine="0"/>
        <w:jc w:val="center"/>
        <w:rPr>
          <w:color w:val="0070C0"/>
          <w:sz w:val="36"/>
          <w:szCs w:val="36"/>
        </w:rPr>
      </w:pPr>
      <w:r w:rsidRPr="004C71C7">
        <w:rPr>
          <w:color w:val="0070C0"/>
          <w:sz w:val="36"/>
          <w:szCs w:val="36"/>
        </w:rPr>
        <w:t>PAYMENT TERMS AND CONDITIONS</w:t>
      </w:r>
    </w:p>
    <w:p w14:paraId="4DBE612F" w14:textId="77777777" w:rsidR="00A822E2" w:rsidRPr="00C17BC8" w:rsidRDefault="00A822E2" w:rsidP="00A822E2">
      <w:pPr>
        <w:rPr>
          <w:sz w:val="28"/>
        </w:rPr>
      </w:pPr>
      <w:r w:rsidRPr="00C17BC8">
        <w:rPr>
          <w:b/>
          <w:bCs/>
          <w:sz w:val="28"/>
        </w:rPr>
        <w:t>1. Project Milestone</w:t>
      </w:r>
    </w:p>
    <w:p w14:paraId="1BA33852" w14:textId="77777777" w:rsidR="00A822E2" w:rsidRPr="00C17BC8" w:rsidRDefault="00A822E2" w:rsidP="00A822E2">
      <w:pPr>
        <w:ind w:left="1440"/>
        <w:rPr>
          <w:sz w:val="28"/>
        </w:rPr>
      </w:pPr>
      <w:r w:rsidRPr="00C17BC8">
        <w:rPr>
          <w:sz w:val="28"/>
        </w:rPr>
        <w:t>1.1</w:t>
      </w:r>
      <w:r w:rsidRPr="00C17BC8">
        <w:rPr>
          <w:sz w:val="28"/>
        </w:rPr>
        <w:tab/>
        <w:t>Milestone-1: Requirements clarification</w:t>
      </w:r>
    </w:p>
    <w:p w14:paraId="5FB45902" w14:textId="77777777" w:rsidR="00A822E2" w:rsidRPr="00C17BC8" w:rsidRDefault="00A822E2" w:rsidP="00A822E2">
      <w:pPr>
        <w:ind w:left="1440"/>
        <w:rPr>
          <w:sz w:val="28"/>
        </w:rPr>
      </w:pPr>
      <w:r>
        <w:rPr>
          <w:sz w:val="28"/>
        </w:rPr>
        <w:t>1.2</w:t>
      </w:r>
      <w:r>
        <w:rPr>
          <w:sz w:val="28"/>
        </w:rPr>
        <w:tab/>
        <w:t xml:space="preserve">Milestone-2: Material Delivery and Installation </w:t>
      </w:r>
    </w:p>
    <w:p w14:paraId="24C79CE9" w14:textId="77777777" w:rsidR="00A822E2" w:rsidRDefault="00A822E2" w:rsidP="00A822E2">
      <w:pPr>
        <w:ind w:left="1440"/>
        <w:rPr>
          <w:sz w:val="28"/>
        </w:rPr>
      </w:pPr>
      <w:r>
        <w:rPr>
          <w:sz w:val="28"/>
        </w:rPr>
        <w:t>1.3</w:t>
      </w:r>
      <w:r>
        <w:rPr>
          <w:sz w:val="28"/>
        </w:rPr>
        <w:tab/>
        <w:t xml:space="preserve">Milestone-3: Testing </w:t>
      </w:r>
    </w:p>
    <w:p w14:paraId="18DB61CD" w14:textId="07E0E62D" w:rsidR="00A822E2" w:rsidRPr="00C17BC8" w:rsidRDefault="00A822E2" w:rsidP="00A822E2">
      <w:pPr>
        <w:ind w:left="720"/>
        <w:rPr>
          <w:sz w:val="28"/>
        </w:rPr>
      </w:pPr>
      <w:r w:rsidRPr="003F3E4E">
        <w:rPr>
          <w:b/>
          <w:sz w:val="28"/>
        </w:rPr>
        <w:t>2</w:t>
      </w:r>
      <w:r>
        <w:rPr>
          <w:sz w:val="28"/>
        </w:rPr>
        <w:t xml:space="preserve">. </w:t>
      </w:r>
      <w:r w:rsidRPr="00C17BC8">
        <w:rPr>
          <w:b/>
          <w:bCs/>
          <w:sz w:val="28"/>
        </w:rPr>
        <w:t>Delivery Schedule:</w:t>
      </w:r>
      <w:r>
        <w:rPr>
          <w:sz w:val="28"/>
        </w:rPr>
        <w:t xml:space="preserve"> </w:t>
      </w:r>
      <w:r w:rsidR="00767B30">
        <w:rPr>
          <w:sz w:val="28"/>
        </w:rPr>
        <w:t>1 month</w:t>
      </w:r>
      <w:r w:rsidRPr="00814937">
        <w:rPr>
          <w:sz w:val="28"/>
        </w:rPr>
        <w:t xml:space="preserve"> </w:t>
      </w:r>
      <w:r w:rsidRPr="00C17BC8">
        <w:rPr>
          <w:sz w:val="28"/>
        </w:rPr>
        <w:t xml:space="preserve">after advance payment </w:t>
      </w:r>
    </w:p>
    <w:p w14:paraId="3343B011" w14:textId="77777777" w:rsidR="00A822E2" w:rsidRPr="00C17BC8" w:rsidRDefault="00A822E2" w:rsidP="00A822E2">
      <w:pPr>
        <w:ind w:left="720"/>
        <w:rPr>
          <w:b/>
          <w:bCs/>
          <w:sz w:val="28"/>
        </w:rPr>
      </w:pPr>
      <w:r w:rsidRPr="00C17BC8">
        <w:rPr>
          <w:b/>
          <w:bCs/>
          <w:sz w:val="28"/>
        </w:rPr>
        <w:t>3. Payment Schedule</w:t>
      </w:r>
    </w:p>
    <w:p w14:paraId="46C657AA" w14:textId="5F41766F" w:rsidR="00A822E2" w:rsidRPr="00C17BC8" w:rsidRDefault="00A822E2" w:rsidP="00A822E2">
      <w:pPr>
        <w:ind w:left="1440"/>
        <w:rPr>
          <w:sz w:val="28"/>
        </w:rPr>
      </w:pPr>
      <w:r w:rsidRPr="00C17BC8">
        <w:rPr>
          <w:sz w:val="28"/>
        </w:rPr>
        <w:t>3.1</w:t>
      </w:r>
      <w:r w:rsidRPr="00C17BC8">
        <w:rPr>
          <w:sz w:val="28"/>
        </w:rPr>
        <w:tab/>
        <w:t xml:space="preserve">30% </w:t>
      </w:r>
      <w:r w:rsidR="0027630C">
        <w:rPr>
          <w:sz w:val="28"/>
        </w:rPr>
        <w:t xml:space="preserve">within a week after </w:t>
      </w:r>
      <w:r>
        <w:rPr>
          <w:sz w:val="28"/>
        </w:rPr>
        <w:t>C</w:t>
      </w:r>
      <w:r w:rsidRPr="00C17BC8">
        <w:rPr>
          <w:sz w:val="28"/>
        </w:rPr>
        <w:t>ontract signing</w:t>
      </w:r>
      <w:ins w:id="75" w:author="Eyerusalem Baye Kebede" w:date="2025-08-30T11:12:00Z" w16du:dateUtc="2025-08-30T08:12:00Z">
        <w:r w:rsidR="0027630C">
          <w:rPr>
            <w:sz w:val="28"/>
          </w:rPr>
          <w:t xml:space="preserve"> </w:t>
        </w:r>
      </w:ins>
      <w:del w:id="76" w:author="Eyerusalem Baye Kebede" w:date="2025-08-30T11:12:00Z" w16du:dateUtc="2025-08-30T08:12:00Z">
        <w:r w:rsidRPr="00C17BC8" w:rsidDel="0027630C">
          <w:rPr>
            <w:sz w:val="28"/>
          </w:rPr>
          <w:delText>.</w:delText>
        </w:r>
      </w:del>
    </w:p>
    <w:p w14:paraId="421DE648" w14:textId="77777777" w:rsidR="00A822E2" w:rsidRPr="00C17BC8" w:rsidRDefault="00A822E2" w:rsidP="00A822E2">
      <w:pPr>
        <w:ind w:left="1440"/>
        <w:rPr>
          <w:sz w:val="28"/>
        </w:rPr>
      </w:pPr>
      <w:r>
        <w:rPr>
          <w:sz w:val="28"/>
        </w:rPr>
        <w:t xml:space="preserve">3.2    </w:t>
      </w:r>
      <w:r w:rsidRPr="00C17BC8">
        <w:rPr>
          <w:sz w:val="28"/>
        </w:rPr>
        <w:t xml:space="preserve"> 6</w:t>
      </w:r>
      <w:r>
        <w:rPr>
          <w:sz w:val="28"/>
        </w:rPr>
        <w:t>0</w:t>
      </w:r>
      <w:r w:rsidRPr="00C17BC8">
        <w:rPr>
          <w:sz w:val="28"/>
        </w:rPr>
        <w:t xml:space="preserve">% </w:t>
      </w:r>
      <w:r>
        <w:rPr>
          <w:sz w:val="28"/>
        </w:rPr>
        <w:t>Material Delivery</w:t>
      </w:r>
    </w:p>
    <w:p w14:paraId="1018239D" w14:textId="77777777" w:rsidR="00A822E2" w:rsidRPr="00C17BC8" w:rsidRDefault="00A822E2" w:rsidP="00A822E2">
      <w:pPr>
        <w:ind w:left="1440"/>
        <w:rPr>
          <w:sz w:val="28"/>
        </w:rPr>
      </w:pPr>
      <w:r>
        <w:rPr>
          <w:sz w:val="28"/>
        </w:rPr>
        <w:t xml:space="preserve">3.3    </w:t>
      </w:r>
      <w:r w:rsidRPr="00C17BC8">
        <w:rPr>
          <w:sz w:val="28"/>
        </w:rPr>
        <w:t xml:space="preserve"> </w:t>
      </w:r>
      <w:r>
        <w:rPr>
          <w:sz w:val="28"/>
        </w:rPr>
        <w:t>10</w:t>
      </w:r>
      <w:r w:rsidRPr="00C17BC8">
        <w:rPr>
          <w:sz w:val="28"/>
        </w:rPr>
        <w:t>% Testing and User acceptance</w:t>
      </w:r>
    </w:p>
    <w:p w14:paraId="7619540A" w14:textId="75A1A988" w:rsidR="007D7FEB" w:rsidRPr="00A83580" w:rsidRDefault="00A822E2" w:rsidP="00C7784A">
      <w:pPr>
        <w:ind w:left="720"/>
        <w:rPr>
          <w:sz w:val="28"/>
        </w:rPr>
      </w:pPr>
      <w:r w:rsidRPr="00C17BC8">
        <w:rPr>
          <w:sz w:val="28"/>
        </w:rPr>
        <w:t>4</w:t>
      </w:r>
    </w:p>
    <w:sectPr w:rsidR="007D7FEB" w:rsidRPr="00A83580" w:rsidSect="00DF0B6A">
      <w:headerReference w:type="default" r:id="rId12"/>
      <w:footerReference w:type="default" r:id="rId13"/>
      <w:pgSz w:w="12240" w:h="15840"/>
      <w:pgMar w:top="1530" w:right="1620" w:bottom="1510" w:left="1530" w:header="36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6B5FD" w14:textId="77777777" w:rsidR="000A4DB2" w:rsidRDefault="000A4DB2">
      <w:pPr>
        <w:spacing w:after="0" w:line="240" w:lineRule="auto"/>
      </w:pPr>
      <w:r>
        <w:separator/>
      </w:r>
    </w:p>
  </w:endnote>
  <w:endnote w:type="continuationSeparator" w:id="0">
    <w:p w14:paraId="5B8327D1" w14:textId="77777777" w:rsidR="000A4DB2" w:rsidRDefault="000A4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20002A87" w:usb1="00000000" w:usb2="00000000" w:usb3="00000000" w:csb0="000001FF" w:csb1="00000000"/>
  </w:font>
  <w:font w:name="ヒラギノ角ゴ Pro W3">
    <w:altName w:val="MS Gothic"/>
    <w:charset w:val="80"/>
    <w:family w:val="swiss"/>
    <w:pitch w:val="variable"/>
    <w:sig w:usb0="E00002FF" w:usb1="7AC7FFFF" w:usb2="00000012" w:usb3="00000000" w:csb0="0002000D" w:csb1="00000000"/>
  </w:font>
  <w:font w:name="Futura">
    <w:altName w:val="Arial"/>
    <w:charset w:val="B1"/>
    <w:family w:val="swiss"/>
    <w:pitch w:val="variable"/>
    <w:sig w:usb0="00000000"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 w:name="FrutigerNext LT Regular">
    <w:altName w:val="Arial"/>
    <w:charset w:val="00"/>
    <w:family w:val="auto"/>
    <w:pitch w:val="default"/>
    <w:sig w:usb0="00000000" w:usb1="00000000" w:usb2="00000000" w:usb3="00000000" w:csb0="00000111"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3221"/>
      <w:docPartObj>
        <w:docPartGallery w:val="Page Numbers (Bottom of Page)"/>
        <w:docPartUnique/>
      </w:docPartObj>
    </w:sdtPr>
    <w:sdtEndPr/>
    <w:sdtContent>
      <w:sdt>
        <w:sdtPr>
          <w:id w:val="-1601254013"/>
          <w:docPartObj>
            <w:docPartGallery w:val="Page Numbers (Top of Page)"/>
            <w:docPartUnique/>
          </w:docPartObj>
        </w:sdtPr>
        <w:sdtEndPr/>
        <w:sdtContent>
          <w:p w14:paraId="17A1C5B9" w14:textId="77777777" w:rsidR="00F4064D" w:rsidRDefault="00F4064D" w:rsidP="00272E94">
            <w:pPr>
              <w:pStyle w:val="Footer"/>
              <w:jc w:val="right"/>
            </w:pPr>
            <w:r w:rsidRPr="00CF0AF9">
              <w:rPr>
                <w:noProof/>
              </w:rPr>
              <w:drawing>
                <wp:anchor distT="0" distB="0" distL="114300" distR="114300" simplePos="0" relativeHeight="251673600" behindDoc="1" locked="0" layoutInCell="1" allowOverlap="1" wp14:anchorId="3425BB27" wp14:editId="26899997">
                  <wp:simplePos x="0" y="0"/>
                  <wp:positionH relativeFrom="page">
                    <wp:align>right</wp:align>
                  </wp:positionH>
                  <wp:positionV relativeFrom="paragraph">
                    <wp:posOffset>-788670</wp:posOffset>
                  </wp:positionV>
                  <wp:extent cx="7753350" cy="1595120"/>
                  <wp:effectExtent l="0" t="0" r="0" b="5080"/>
                  <wp:wrapNone/>
                  <wp:docPr id="776732364" name="Picture 776732364" descr="D:\# ethiotelecom\Taglin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 ethiotelecom\Tagline-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3350" cy="159512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Page </w:t>
            </w:r>
            <w:r>
              <w:rPr>
                <w:b/>
                <w:bCs/>
              </w:rPr>
              <w:fldChar w:fldCharType="begin"/>
            </w:r>
            <w:r>
              <w:rPr>
                <w:b/>
                <w:bCs/>
              </w:rPr>
              <w:instrText xml:space="preserve"> PAGE </w:instrText>
            </w:r>
            <w:r>
              <w:rPr>
                <w:b/>
                <w:bCs/>
              </w:rPr>
              <w:fldChar w:fldCharType="separate"/>
            </w:r>
            <w:r w:rsidR="004B0181">
              <w:rPr>
                <w:b/>
                <w:bCs/>
                <w:noProof/>
              </w:rPr>
              <w:t>26</w:t>
            </w:r>
            <w:r>
              <w:rPr>
                <w:b/>
                <w:bCs/>
              </w:rPr>
              <w:fldChar w:fldCharType="end"/>
            </w:r>
            <w:r>
              <w:t xml:space="preserve"> of </w:t>
            </w:r>
            <w:r>
              <w:rPr>
                <w:b/>
                <w:bCs/>
              </w:rPr>
              <w:fldChar w:fldCharType="begin"/>
            </w:r>
            <w:r>
              <w:rPr>
                <w:b/>
                <w:bCs/>
              </w:rPr>
              <w:instrText xml:space="preserve"> NUMPAGES  </w:instrText>
            </w:r>
            <w:r>
              <w:rPr>
                <w:b/>
                <w:bCs/>
              </w:rPr>
              <w:fldChar w:fldCharType="separate"/>
            </w:r>
            <w:r w:rsidR="004B0181">
              <w:rPr>
                <w:b/>
                <w:bCs/>
                <w:noProof/>
              </w:rPr>
              <w:t>26</w:t>
            </w:r>
            <w:r>
              <w:rPr>
                <w:b/>
                <w:bCs/>
              </w:rPr>
              <w:fldChar w:fldCharType="end"/>
            </w:r>
          </w:p>
        </w:sdtContent>
      </w:sdt>
    </w:sdtContent>
  </w:sdt>
  <w:p w14:paraId="342B1A3B" w14:textId="77777777" w:rsidR="00F4064D" w:rsidRDefault="00F4064D" w:rsidP="00272E94">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35B71" w14:textId="77777777" w:rsidR="000A4DB2" w:rsidRDefault="000A4DB2">
      <w:pPr>
        <w:spacing w:after="0" w:line="240" w:lineRule="auto"/>
      </w:pPr>
      <w:r>
        <w:separator/>
      </w:r>
    </w:p>
  </w:footnote>
  <w:footnote w:type="continuationSeparator" w:id="0">
    <w:p w14:paraId="3489C29B" w14:textId="77777777" w:rsidR="000A4DB2" w:rsidRDefault="000A4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2DA7" w14:textId="2702ECBD" w:rsidR="00F4064D" w:rsidRDefault="002F26BC" w:rsidP="00435AB1">
    <w:pPr>
      <w:pStyle w:val="Header"/>
      <w:jc w:val="right"/>
    </w:pPr>
    <w:r>
      <w:rPr>
        <w:noProof/>
      </w:rPr>
      <mc:AlternateContent>
        <mc:Choice Requires="wps">
          <w:drawing>
            <wp:inline distT="0" distB="0" distL="0" distR="0" wp14:anchorId="311A7804" wp14:editId="5F7AED65">
              <wp:extent cx="304800" cy="304800"/>
              <wp:effectExtent l="0" t="0" r="0" b="0"/>
              <wp:docPr id="263545146"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69AEE"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026D3">
      <w:rPr>
        <w:noProof/>
      </w:rPr>
      <w:drawing>
        <wp:inline distT="0" distB="0" distL="0" distR="0" wp14:anchorId="3640E3EE" wp14:editId="7E66BD9D">
          <wp:extent cx="1022834" cy="941705"/>
          <wp:effectExtent l="0" t="0" r="6350" b="0"/>
          <wp:docPr id="51988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82538" name=""/>
                  <pic:cNvPicPr/>
                </pic:nvPicPr>
                <pic:blipFill>
                  <a:blip r:embed="rId1"/>
                  <a:stretch>
                    <a:fillRect/>
                  </a:stretch>
                </pic:blipFill>
                <pic:spPr>
                  <a:xfrm>
                    <a:off x="0" y="0"/>
                    <a:ext cx="1028031" cy="946490"/>
                  </a:xfrm>
                  <a:prstGeom prst="rect">
                    <a:avLst/>
                  </a:prstGeom>
                </pic:spPr>
              </pic:pic>
            </a:graphicData>
          </a:graphic>
        </wp:inline>
      </w:drawing>
    </w:r>
    <w:r w:rsidR="00E55713">
      <w:rPr>
        <w:rFonts w:ascii="Times New Roman" w:hAnsi="Times New Roman" w:cs="Times New Roman"/>
        <w:noProof/>
      </w:rPr>
      <w:drawing>
        <wp:anchor distT="0" distB="0" distL="114300" distR="114300" simplePos="0" relativeHeight="251659264" behindDoc="0" locked="0" layoutInCell="1" allowOverlap="1" wp14:anchorId="2505456D" wp14:editId="3114B048">
          <wp:simplePos x="0" y="0"/>
          <wp:positionH relativeFrom="column">
            <wp:posOffset>-461108</wp:posOffset>
          </wp:positionH>
          <wp:positionV relativeFrom="paragraph">
            <wp:posOffset>179754</wp:posOffset>
          </wp:positionV>
          <wp:extent cx="2237740" cy="556895"/>
          <wp:effectExtent l="0" t="0" r="0" b="0"/>
          <wp:wrapNone/>
          <wp:docPr id="748805945" name="Picture 11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black background with a black square&#10;&#10;Description automatically generated with medium confidenc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37740" cy="55689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30B"/>
    <w:multiLevelType w:val="multilevel"/>
    <w:tmpl w:val="98AA3EE6"/>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BE73E2A"/>
    <w:multiLevelType w:val="hybridMultilevel"/>
    <w:tmpl w:val="144E4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406C7"/>
    <w:multiLevelType w:val="multilevel"/>
    <w:tmpl w:val="68060702"/>
    <w:lvl w:ilvl="0">
      <w:start w:val="1"/>
      <w:numFmt w:val="decimal"/>
      <w:lvlText w:val="%1"/>
      <w:lvlJc w:val="left"/>
      <w:pPr>
        <w:ind w:left="470" w:hanging="47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3" w15:restartNumberingAfterBreak="0">
    <w:nsid w:val="11786E8B"/>
    <w:multiLevelType w:val="hybridMultilevel"/>
    <w:tmpl w:val="46849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1393C"/>
    <w:multiLevelType w:val="multilevel"/>
    <w:tmpl w:val="BA0CECEA"/>
    <w:lvl w:ilvl="0">
      <w:start w:val="1"/>
      <w:numFmt w:val="decimal"/>
      <w:lvlText w:val="%1."/>
      <w:lvlJc w:val="left"/>
      <w:pPr>
        <w:ind w:left="720" w:hanging="360"/>
      </w:pPr>
      <w:rPr>
        <w:rFonts w:ascii="Arial" w:eastAsiaTheme="minorHAnsi"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2A87201"/>
    <w:multiLevelType w:val="multilevel"/>
    <w:tmpl w:val="57D29C86"/>
    <w:lvl w:ilvl="0">
      <w:start w:val="1"/>
      <w:numFmt w:val="decimal"/>
      <w:lvlText w:val="%1."/>
      <w:lvlJc w:val="left"/>
      <w:pPr>
        <w:ind w:left="840" w:hanging="360"/>
      </w:pPr>
      <w:rPr>
        <w:rFonts w:hint="default"/>
      </w:rPr>
    </w:lvl>
    <w:lvl w:ilvl="1">
      <w:start w:val="2"/>
      <w:numFmt w:val="decimal"/>
      <w:isLgl/>
      <w:lvlText w:val="%1.%2"/>
      <w:lvlJc w:val="left"/>
      <w:pPr>
        <w:ind w:left="84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280" w:hanging="1800"/>
      </w:pPr>
      <w:rPr>
        <w:rFonts w:hint="default"/>
      </w:rPr>
    </w:lvl>
  </w:abstractNum>
  <w:abstractNum w:abstractNumId="6" w15:restartNumberingAfterBreak="0">
    <w:nsid w:val="13B41D13"/>
    <w:multiLevelType w:val="hybridMultilevel"/>
    <w:tmpl w:val="379A9DA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3DB705C"/>
    <w:multiLevelType w:val="multilevel"/>
    <w:tmpl w:val="96FA8F92"/>
    <w:lvl w:ilvl="0">
      <w:start w:val="2"/>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465265A"/>
    <w:multiLevelType w:val="hybridMultilevel"/>
    <w:tmpl w:val="FDEE1D66"/>
    <w:lvl w:ilvl="0" w:tplc="0409000F">
      <w:start w:val="1"/>
      <w:numFmt w:val="decimal"/>
      <w:lvlText w:val="%1."/>
      <w:lvlJc w:val="left"/>
      <w:pPr>
        <w:ind w:left="450" w:hanging="360"/>
      </w:pPr>
      <w:rPr>
        <w:rFonts w:hint="default"/>
      </w:rPr>
    </w:lvl>
    <w:lvl w:ilvl="1" w:tplc="04090019">
      <w:start w:val="1"/>
      <w:numFmt w:val="lowerLetter"/>
      <w:lvlText w:val="%2."/>
      <w:lvlJc w:val="left"/>
      <w:pPr>
        <w:ind w:left="1440" w:hanging="360"/>
      </w:pPr>
    </w:lvl>
    <w:lvl w:ilvl="2" w:tplc="4A202170">
      <w:start w:val="1"/>
      <w:numFmt w:val="decimal"/>
      <w:lvlText w:val="%3."/>
      <w:lvlJc w:val="left"/>
      <w:pPr>
        <w:ind w:left="720" w:hanging="360"/>
      </w:pPr>
      <w:rPr>
        <w:rFonts w:hint="default"/>
      </w:rPr>
    </w:lvl>
    <w:lvl w:ilvl="3" w:tplc="DAD6D596">
      <w:start w:val="1"/>
      <w:numFmt w:val="decimal"/>
      <w:lvlText w:val="%4."/>
      <w:lvlJc w:val="left"/>
      <w:pPr>
        <w:ind w:left="1080" w:hanging="360"/>
      </w:pPr>
      <w:rPr>
        <w:rFonts w:hint="default"/>
      </w:r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151C0A96"/>
    <w:multiLevelType w:val="multilevel"/>
    <w:tmpl w:val="759ECA0E"/>
    <w:lvl w:ilvl="0">
      <w:start w:val="1"/>
      <w:numFmt w:val="decimal"/>
      <w:lvlText w:val="%1."/>
      <w:lvlJc w:val="left"/>
      <w:pPr>
        <w:ind w:left="720" w:hanging="360"/>
      </w:pPr>
      <w:rPr>
        <w:rFonts w:ascii="Arial" w:eastAsia="Arial"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90A4D62"/>
    <w:multiLevelType w:val="hybridMultilevel"/>
    <w:tmpl w:val="FF5AD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B14DF6"/>
    <w:multiLevelType w:val="multilevel"/>
    <w:tmpl w:val="57D29C86"/>
    <w:lvl w:ilvl="0">
      <w:start w:val="1"/>
      <w:numFmt w:val="decimal"/>
      <w:lvlText w:val="%1."/>
      <w:lvlJc w:val="left"/>
      <w:pPr>
        <w:ind w:left="840" w:hanging="360"/>
      </w:pPr>
      <w:rPr>
        <w:rFonts w:hint="default"/>
      </w:rPr>
    </w:lvl>
    <w:lvl w:ilvl="1">
      <w:start w:val="2"/>
      <w:numFmt w:val="decimal"/>
      <w:isLgl/>
      <w:lvlText w:val="%1.%2"/>
      <w:lvlJc w:val="left"/>
      <w:pPr>
        <w:ind w:left="84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280" w:hanging="1800"/>
      </w:pPr>
      <w:rPr>
        <w:rFonts w:hint="default"/>
      </w:rPr>
    </w:lvl>
  </w:abstractNum>
  <w:abstractNum w:abstractNumId="12" w15:restartNumberingAfterBreak="0">
    <w:nsid w:val="1BB77C70"/>
    <w:multiLevelType w:val="multilevel"/>
    <w:tmpl w:val="CC1288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DA030AE"/>
    <w:multiLevelType w:val="multilevel"/>
    <w:tmpl w:val="BA0CECEA"/>
    <w:lvl w:ilvl="0">
      <w:start w:val="1"/>
      <w:numFmt w:val="decimal"/>
      <w:lvlText w:val="%1."/>
      <w:lvlJc w:val="left"/>
      <w:pPr>
        <w:ind w:left="720" w:hanging="360"/>
      </w:pPr>
      <w:rPr>
        <w:rFonts w:ascii="Arial" w:eastAsiaTheme="minorHAnsi"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1740F64"/>
    <w:multiLevelType w:val="hybridMultilevel"/>
    <w:tmpl w:val="1F02E4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7A764E3"/>
    <w:multiLevelType w:val="hybridMultilevel"/>
    <w:tmpl w:val="628CF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D9520F"/>
    <w:multiLevelType w:val="multilevel"/>
    <w:tmpl w:val="3A6A5AD6"/>
    <w:lvl w:ilvl="0">
      <w:start w:val="1"/>
      <w:numFmt w:val="decimal"/>
      <w:lvlText w:val="%1."/>
      <w:lvlJc w:val="left"/>
      <w:pPr>
        <w:ind w:left="720" w:hanging="360"/>
      </w:pPr>
      <w:rPr>
        <w:b w:val="0"/>
        <w:color w:val="auto"/>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6D413B"/>
    <w:multiLevelType w:val="multilevel"/>
    <w:tmpl w:val="CC1288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EC756FE"/>
    <w:multiLevelType w:val="multilevel"/>
    <w:tmpl w:val="57D29C86"/>
    <w:lvl w:ilvl="0">
      <w:start w:val="1"/>
      <w:numFmt w:val="decimal"/>
      <w:lvlText w:val="%1."/>
      <w:lvlJc w:val="left"/>
      <w:pPr>
        <w:ind w:left="840" w:hanging="360"/>
      </w:pPr>
      <w:rPr>
        <w:rFonts w:hint="default"/>
      </w:rPr>
    </w:lvl>
    <w:lvl w:ilvl="1">
      <w:start w:val="2"/>
      <w:numFmt w:val="decimal"/>
      <w:isLgl/>
      <w:lvlText w:val="%1.%2"/>
      <w:lvlJc w:val="left"/>
      <w:pPr>
        <w:ind w:left="84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280" w:hanging="1800"/>
      </w:pPr>
      <w:rPr>
        <w:rFonts w:hint="default"/>
      </w:rPr>
    </w:lvl>
  </w:abstractNum>
  <w:abstractNum w:abstractNumId="19" w15:restartNumberingAfterBreak="0">
    <w:nsid w:val="31F40BC5"/>
    <w:multiLevelType w:val="hybridMultilevel"/>
    <w:tmpl w:val="927C4A8C"/>
    <w:lvl w:ilvl="0" w:tplc="04090005">
      <w:start w:val="1"/>
      <w:numFmt w:val="bullet"/>
      <w:lvlText w:val=""/>
      <w:lvlJc w:val="left"/>
      <w:pPr>
        <w:ind w:left="720" w:hanging="360"/>
      </w:pPr>
      <w:rPr>
        <w:rFonts w:ascii="Wingdings" w:hAnsi="Wingdings" w:hint="default"/>
      </w:rPr>
    </w:lvl>
    <w:lvl w:ilvl="1" w:tplc="409E4E02">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2A3369"/>
    <w:multiLevelType w:val="multilevel"/>
    <w:tmpl w:val="F42E538E"/>
    <w:lvl w:ilvl="0">
      <w:start w:val="2"/>
      <w:numFmt w:val="decimal"/>
      <w:lvlText w:val="%1"/>
      <w:lvlJc w:val="left"/>
      <w:pPr>
        <w:ind w:left="400" w:hanging="40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21" w15:restartNumberingAfterBreak="0">
    <w:nsid w:val="32FD3F22"/>
    <w:multiLevelType w:val="multilevel"/>
    <w:tmpl w:val="BA0CECEA"/>
    <w:lvl w:ilvl="0">
      <w:start w:val="1"/>
      <w:numFmt w:val="decimal"/>
      <w:lvlText w:val="%1."/>
      <w:lvlJc w:val="left"/>
      <w:pPr>
        <w:ind w:left="720" w:hanging="360"/>
      </w:pPr>
      <w:rPr>
        <w:rFonts w:ascii="Arial" w:eastAsiaTheme="minorHAnsi"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3626816"/>
    <w:multiLevelType w:val="multilevel"/>
    <w:tmpl w:val="759ECA0E"/>
    <w:lvl w:ilvl="0">
      <w:start w:val="1"/>
      <w:numFmt w:val="decimal"/>
      <w:lvlText w:val="%1."/>
      <w:lvlJc w:val="left"/>
      <w:pPr>
        <w:ind w:left="720" w:hanging="360"/>
      </w:pPr>
      <w:rPr>
        <w:rFonts w:ascii="Arial" w:eastAsia="Arial"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48623F8"/>
    <w:multiLevelType w:val="hybridMultilevel"/>
    <w:tmpl w:val="9C2E0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B260B7"/>
    <w:multiLevelType w:val="hybridMultilevel"/>
    <w:tmpl w:val="148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407FE3"/>
    <w:multiLevelType w:val="hybridMultilevel"/>
    <w:tmpl w:val="F63CD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357238"/>
    <w:multiLevelType w:val="multilevel"/>
    <w:tmpl w:val="BA0CECEA"/>
    <w:lvl w:ilvl="0">
      <w:start w:val="1"/>
      <w:numFmt w:val="decimal"/>
      <w:lvlText w:val="%1."/>
      <w:lvlJc w:val="left"/>
      <w:pPr>
        <w:ind w:left="720" w:hanging="360"/>
      </w:pPr>
      <w:rPr>
        <w:rFonts w:ascii="Arial" w:eastAsiaTheme="minorHAnsi"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38B6835"/>
    <w:multiLevelType w:val="multilevel"/>
    <w:tmpl w:val="57D29C86"/>
    <w:lvl w:ilvl="0">
      <w:start w:val="1"/>
      <w:numFmt w:val="decimal"/>
      <w:lvlText w:val="%1."/>
      <w:lvlJc w:val="left"/>
      <w:pPr>
        <w:ind w:left="840" w:hanging="360"/>
      </w:pPr>
      <w:rPr>
        <w:rFonts w:hint="default"/>
      </w:rPr>
    </w:lvl>
    <w:lvl w:ilvl="1">
      <w:start w:val="2"/>
      <w:numFmt w:val="decimal"/>
      <w:isLgl/>
      <w:lvlText w:val="%1.%2"/>
      <w:lvlJc w:val="left"/>
      <w:pPr>
        <w:ind w:left="84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280" w:hanging="1800"/>
      </w:pPr>
      <w:rPr>
        <w:rFonts w:hint="default"/>
      </w:rPr>
    </w:lvl>
  </w:abstractNum>
  <w:abstractNum w:abstractNumId="28" w15:restartNumberingAfterBreak="0">
    <w:nsid w:val="44C45553"/>
    <w:multiLevelType w:val="hybridMultilevel"/>
    <w:tmpl w:val="3F32E69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8BA43BA"/>
    <w:multiLevelType w:val="hybridMultilevel"/>
    <w:tmpl w:val="F4A623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9574690"/>
    <w:multiLevelType w:val="multilevel"/>
    <w:tmpl w:val="68060702"/>
    <w:lvl w:ilvl="0">
      <w:start w:val="1"/>
      <w:numFmt w:val="decimal"/>
      <w:lvlText w:val="%1"/>
      <w:lvlJc w:val="left"/>
      <w:pPr>
        <w:ind w:left="470" w:hanging="47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31" w15:restartNumberingAfterBreak="0">
    <w:nsid w:val="4C035206"/>
    <w:multiLevelType w:val="multilevel"/>
    <w:tmpl w:val="D15089C6"/>
    <w:lvl w:ilvl="0">
      <w:start w:val="8"/>
      <w:numFmt w:val="decimal"/>
      <w:lvlText w:val="%1"/>
      <w:lvlJc w:val="left"/>
      <w:pPr>
        <w:ind w:left="360" w:hanging="360"/>
      </w:pPr>
      <w:rPr>
        <w:rFonts w:hint="default"/>
        <w:color w:val="000000" w:themeColor="text1"/>
      </w:rPr>
    </w:lvl>
    <w:lvl w:ilvl="1">
      <w:start w:val="1"/>
      <w:numFmt w:val="decimal"/>
      <w:lvlText w:val="%1.%2"/>
      <w:lvlJc w:val="left"/>
      <w:pPr>
        <w:ind w:left="730" w:hanging="360"/>
      </w:pPr>
      <w:rPr>
        <w:rFonts w:hint="default"/>
        <w:color w:val="000000" w:themeColor="text1"/>
      </w:rPr>
    </w:lvl>
    <w:lvl w:ilvl="2">
      <w:start w:val="1"/>
      <w:numFmt w:val="decimal"/>
      <w:lvlText w:val="%1.%2.%3"/>
      <w:lvlJc w:val="left"/>
      <w:pPr>
        <w:ind w:left="1460" w:hanging="720"/>
      </w:pPr>
      <w:rPr>
        <w:rFonts w:hint="default"/>
        <w:color w:val="000000" w:themeColor="text1"/>
      </w:rPr>
    </w:lvl>
    <w:lvl w:ilvl="3">
      <w:start w:val="1"/>
      <w:numFmt w:val="decimal"/>
      <w:lvlText w:val="%1.%2.%3.%4"/>
      <w:lvlJc w:val="left"/>
      <w:pPr>
        <w:ind w:left="2190" w:hanging="1080"/>
      </w:pPr>
      <w:rPr>
        <w:rFonts w:hint="default"/>
        <w:color w:val="000000" w:themeColor="text1"/>
      </w:rPr>
    </w:lvl>
    <w:lvl w:ilvl="4">
      <w:start w:val="1"/>
      <w:numFmt w:val="decimal"/>
      <w:lvlText w:val="%1.%2.%3.%4.%5"/>
      <w:lvlJc w:val="left"/>
      <w:pPr>
        <w:ind w:left="2560" w:hanging="1080"/>
      </w:pPr>
      <w:rPr>
        <w:rFonts w:hint="default"/>
        <w:color w:val="000000" w:themeColor="text1"/>
      </w:rPr>
    </w:lvl>
    <w:lvl w:ilvl="5">
      <w:start w:val="1"/>
      <w:numFmt w:val="decimal"/>
      <w:lvlText w:val="%1.%2.%3.%4.%5.%6"/>
      <w:lvlJc w:val="left"/>
      <w:pPr>
        <w:ind w:left="3290" w:hanging="1440"/>
      </w:pPr>
      <w:rPr>
        <w:rFonts w:hint="default"/>
        <w:color w:val="000000" w:themeColor="text1"/>
      </w:rPr>
    </w:lvl>
    <w:lvl w:ilvl="6">
      <w:start w:val="1"/>
      <w:numFmt w:val="decimal"/>
      <w:lvlText w:val="%1.%2.%3.%4.%5.%6.%7"/>
      <w:lvlJc w:val="left"/>
      <w:pPr>
        <w:ind w:left="3660" w:hanging="1440"/>
      </w:pPr>
      <w:rPr>
        <w:rFonts w:hint="default"/>
        <w:color w:val="000000" w:themeColor="text1"/>
      </w:rPr>
    </w:lvl>
    <w:lvl w:ilvl="7">
      <w:start w:val="1"/>
      <w:numFmt w:val="decimal"/>
      <w:lvlText w:val="%1.%2.%3.%4.%5.%6.%7.%8"/>
      <w:lvlJc w:val="left"/>
      <w:pPr>
        <w:ind w:left="4390" w:hanging="1800"/>
      </w:pPr>
      <w:rPr>
        <w:rFonts w:hint="default"/>
        <w:color w:val="000000" w:themeColor="text1"/>
      </w:rPr>
    </w:lvl>
    <w:lvl w:ilvl="8">
      <w:start w:val="1"/>
      <w:numFmt w:val="decimal"/>
      <w:lvlText w:val="%1.%2.%3.%4.%5.%6.%7.%8.%9"/>
      <w:lvlJc w:val="left"/>
      <w:pPr>
        <w:ind w:left="4760" w:hanging="1800"/>
      </w:pPr>
      <w:rPr>
        <w:rFonts w:hint="default"/>
        <w:color w:val="000000" w:themeColor="text1"/>
      </w:rPr>
    </w:lvl>
  </w:abstractNum>
  <w:abstractNum w:abstractNumId="32" w15:restartNumberingAfterBreak="0">
    <w:nsid w:val="51741E93"/>
    <w:multiLevelType w:val="multilevel"/>
    <w:tmpl w:val="BA0CECEA"/>
    <w:lvl w:ilvl="0">
      <w:start w:val="1"/>
      <w:numFmt w:val="decimal"/>
      <w:lvlText w:val="%1."/>
      <w:lvlJc w:val="left"/>
      <w:pPr>
        <w:ind w:left="720" w:hanging="360"/>
      </w:pPr>
      <w:rPr>
        <w:rFonts w:ascii="Arial" w:eastAsiaTheme="minorHAnsi"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54284AF9"/>
    <w:multiLevelType w:val="hybridMultilevel"/>
    <w:tmpl w:val="F49A46CE"/>
    <w:lvl w:ilvl="0" w:tplc="04090015">
      <w:start w:val="1"/>
      <w:numFmt w:val="upp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C7540B8"/>
    <w:multiLevelType w:val="multilevel"/>
    <w:tmpl w:val="0BCAB664"/>
    <w:lvl w:ilvl="0">
      <w:start w:val="2"/>
      <w:numFmt w:val="decimal"/>
      <w:lvlText w:val="%1"/>
      <w:lvlJc w:val="left"/>
      <w:pPr>
        <w:ind w:left="360" w:hanging="360"/>
      </w:pPr>
      <w:rPr>
        <w:rFonts w:hint="default"/>
        <w:color w:val="auto"/>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3240" w:hanging="108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5040" w:hanging="1440"/>
      </w:pPr>
      <w:rPr>
        <w:rFonts w:hint="default"/>
        <w:color w:val="auto"/>
      </w:rPr>
    </w:lvl>
    <w:lvl w:ilvl="6">
      <w:start w:val="1"/>
      <w:numFmt w:val="decimal"/>
      <w:lvlText w:val="%1.%2.%3.%4.%5.%6.%7"/>
      <w:lvlJc w:val="left"/>
      <w:pPr>
        <w:ind w:left="5760" w:hanging="1440"/>
      </w:pPr>
      <w:rPr>
        <w:rFonts w:hint="default"/>
        <w:color w:val="auto"/>
      </w:rPr>
    </w:lvl>
    <w:lvl w:ilvl="7">
      <w:start w:val="1"/>
      <w:numFmt w:val="decimal"/>
      <w:lvlText w:val="%1.%2.%3.%4.%5.%6.%7.%8"/>
      <w:lvlJc w:val="left"/>
      <w:pPr>
        <w:ind w:left="6840" w:hanging="1800"/>
      </w:pPr>
      <w:rPr>
        <w:rFonts w:hint="default"/>
        <w:color w:val="auto"/>
      </w:rPr>
    </w:lvl>
    <w:lvl w:ilvl="8">
      <w:start w:val="1"/>
      <w:numFmt w:val="decimal"/>
      <w:lvlText w:val="%1.%2.%3.%4.%5.%6.%7.%8.%9"/>
      <w:lvlJc w:val="left"/>
      <w:pPr>
        <w:ind w:left="7560" w:hanging="1800"/>
      </w:pPr>
      <w:rPr>
        <w:rFonts w:hint="default"/>
        <w:color w:val="auto"/>
      </w:rPr>
    </w:lvl>
  </w:abstractNum>
  <w:abstractNum w:abstractNumId="35" w15:restartNumberingAfterBreak="0">
    <w:nsid w:val="687A5B68"/>
    <w:multiLevelType w:val="multilevel"/>
    <w:tmpl w:val="BA2E1E82"/>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B2E01F2"/>
    <w:multiLevelType w:val="multilevel"/>
    <w:tmpl w:val="B61CC9A2"/>
    <w:lvl w:ilvl="0">
      <w:start w:val="1"/>
      <w:numFmt w:val="decimal"/>
      <w:lvlText w:val="%1"/>
      <w:lvlJc w:val="left"/>
      <w:pPr>
        <w:ind w:left="360" w:hanging="360"/>
      </w:pPr>
      <w:rPr>
        <w:rFonts w:hint="default"/>
      </w:rPr>
    </w:lvl>
    <w:lvl w:ilvl="1">
      <w:start w:val="1"/>
      <w:numFmt w:val="decimal"/>
      <w:lvlText w:val="%1.%2"/>
      <w:lvlJc w:val="left"/>
      <w:pPr>
        <w:ind w:left="630" w:hanging="360"/>
      </w:pPr>
      <w:rPr>
        <w:rFonts w:hint="default"/>
        <w:b/>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37" w15:restartNumberingAfterBreak="0">
    <w:nsid w:val="74AC43DB"/>
    <w:multiLevelType w:val="hybridMultilevel"/>
    <w:tmpl w:val="62A0E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4A7C0A"/>
    <w:multiLevelType w:val="hybridMultilevel"/>
    <w:tmpl w:val="E3223C3C"/>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7F40CC2"/>
    <w:multiLevelType w:val="hybridMultilevel"/>
    <w:tmpl w:val="23F250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A0557C"/>
    <w:multiLevelType w:val="multilevel"/>
    <w:tmpl w:val="8FCCF582"/>
    <w:lvl w:ilvl="0">
      <w:start w:val="1"/>
      <w:numFmt w:val="bullet"/>
      <w:pStyle w:val="one"/>
      <w:lvlText w:val=""/>
      <w:lvlJc w:val="left"/>
      <w:pPr>
        <w:tabs>
          <w:tab w:val="num" w:pos="1353"/>
        </w:tabs>
        <w:ind w:left="1353" w:hanging="360"/>
      </w:pPr>
      <w:rPr>
        <w:rFonts w:ascii="Symbol" w:hAnsi="Symbol" w:cs="Symbol" w:hint="default"/>
      </w:rPr>
    </w:lvl>
    <w:lvl w:ilvl="1">
      <w:start w:val="1"/>
      <w:numFmt w:val="bullet"/>
      <w:lvlText w:val="o"/>
      <w:lvlJc w:val="left"/>
      <w:pPr>
        <w:tabs>
          <w:tab w:val="num" w:pos="1723"/>
        </w:tabs>
        <w:ind w:left="1723" w:hanging="360"/>
      </w:pPr>
      <w:rPr>
        <w:rFonts w:ascii="Courier New" w:hAnsi="Courier New" w:cs="Courier New" w:hint="default"/>
      </w:rPr>
    </w:lvl>
    <w:lvl w:ilvl="2">
      <w:start w:val="1"/>
      <w:numFmt w:val="bullet"/>
      <w:lvlText w:val=""/>
      <w:lvlJc w:val="left"/>
      <w:pPr>
        <w:tabs>
          <w:tab w:val="num" w:pos="2443"/>
        </w:tabs>
        <w:ind w:left="2443" w:hanging="360"/>
      </w:pPr>
      <w:rPr>
        <w:rFonts w:ascii="Wingdings" w:hAnsi="Wingdings" w:cs="Wingdings" w:hint="default"/>
      </w:rPr>
    </w:lvl>
    <w:lvl w:ilvl="3">
      <w:start w:val="1"/>
      <w:numFmt w:val="bullet"/>
      <w:lvlText w:val=""/>
      <w:lvlJc w:val="left"/>
      <w:pPr>
        <w:tabs>
          <w:tab w:val="num" w:pos="3163"/>
        </w:tabs>
        <w:ind w:left="3163" w:hanging="360"/>
      </w:pPr>
      <w:rPr>
        <w:rFonts w:ascii="Symbol" w:hAnsi="Symbol" w:cs="Symbol" w:hint="default"/>
      </w:rPr>
    </w:lvl>
    <w:lvl w:ilvl="4">
      <w:start w:val="1"/>
      <w:numFmt w:val="bullet"/>
      <w:lvlText w:val="o"/>
      <w:lvlJc w:val="left"/>
      <w:pPr>
        <w:tabs>
          <w:tab w:val="num" w:pos="3883"/>
        </w:tabs>
        <w:ind w:left="3883" w:hanging="360"/>
      </w:pPr>
      <w:rPr>
        <w:rFonts w:ascii="Courier New" w:hAnsi="Courier New" w:cs="Courier New" w:hint="default"/>
      </w:rPr>
    </w:lvl>
    <w:lvl w:ilvl="5">
      <w:start w:val="1"/>
      <w:numFmt w:val="bullet"/>
      <w:lvlText w:val=""/>
      <w:lvlJc w:val="left"/>
      <w:pPr>
        <w:tabs>
          <w:tab w:val="num" w:pos="4603"/>
        </w:tabs>
        <w:ind w:left="4603" w:hanging="360"/>
      </w:pPr>
      <w:rPr>
        <w:rFonts w:ascii="Wingdings" w:hAnsi="Wingdings" w:cs="Wingdings" w:hint="default"/>
      </w:rPr>
    </w:lvl>
    <w:lvl w:ilvl="6">
      <w:start w:val="1"/>
      <w:numFmt w:val="bullet"/>
      <w:lvlText w:val=""/>
      <w:lvlJc w:val="left"/>
      <w:pPr>
        <w:tabs>
          <w:tab w:val="num" w:pos="5323"/>
        </w:tabs>
        <w:ind w:left="5323" w:hanging="360"/>
      </w:pPr>
      <w:rPr>
        <w:rFonts w:ascii="Symbol" w:hAnsi="Symbol" w:cs="Symbol" w:hint="default"/>
      </w:rPr>
    </w:lvl>
    <w:lvl w:ilvl="7">
      <w:start w:val="1"/>
      <w:numFmt w:val="bullet"/>
      <w:lvlText w:val="o"/>
      <w:lvlJc w:val="left"/>
      <w:pPr>
        <w:tabs>
          <w:tab w:val="num" w:pos="6043"/>
        </w:tabs>
        <w:ind w:left="6043" w:hanging="360"/>
      </w:pPr>
      <w:rPr>
        <w:rFonts w:ascii="Courier New" w:hAnsi="Courier New" w:cs="Courier New" w:hint="default"/>
      </w:rPr>
    </w:lvl>
    <w:lvl w:ilvl="8">
      <w:start w:val="1"/>
      <w:numFmt w:val="bullet"/>
      <w:lvlText w:val=""/>
      <w:lvlJc w:val="left"/>
      <w:pPr>
        <w:tabs>
          <w:tab w:val="num" w:pos="6763"/>
        </w:tabs>
        <w:ind w:left="6763" w:hanging="360"/>
      </w:pPr>
      <w:rPr>
        <w:rFonts w:ascii="Wingdings" w:hAnsi="Wingdings" w:cs="Wingdings" w:hint="default"/>
      </w:rPr>
    </w:lvl>
  </w:abstractNum>
  <w:abstractNum w:abstractNumId="41" w15:restartNumberingAfterBreak="0">
    <w:nsid w:val="7B665B46"/>
    <w:multiLevelType w:val="hybridMultilevel"/>
    <w:tmpl w:val="C68461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150226">
    <w:abstractNumId w:val="16"/>
  </w:num>
  <w:num w:numId="2" w16cid:durableId="940070894">
    <w:abstractNumId w:val="36"/>
  </w:num>
  <w:num w:numId="3" w16cid:durableId="1020089161">
    <w:abstractNumId w:val="34"/>
  </w:num>
  <w:num w:numId="4" w16cid:durableId="1859465194">
    <w:abstractNumId w:val="40"/>
  </w:num>
  <w:num w:numId="5" w16cid:durableId="2013290591">
    <w:abstractNumId w:val="33"/>
  </w:num>
  <w:num w:numId="6" w16cid:durableId="537670297">
    <w:abstractNumId w:val="0"/>
  </w:num>
  <w:num w:numId="7" w16cid:durableId="609750388">
    <w:abstractNumId w:val="31"/>
  </w:num>
  <w:num w:numId="8" w16cid:durableId="2024555309">
    <w:abstractNumId w:val="6"/>
  </w:num>
  <w:num w:numId="9" w16cid:durableId="42103050">
    <w:abstractNumId w:val="23"/>
  </w:num>
  <w:num w:numId="10" w16cid:durableId="1482623360">
    <w:abstractNumId w:val="8"/>
  </w:num>
  <w:num w:numId="11" w16cid:durableId="1465270870">
    <w:abstractNumId w:val="29"/>
  </w:num>
  <w:num w:numId="12" w16cid:durableId="1824275617">
    <w:abstractNumId w:val="1"/>
  </w:num>
  <w:num w:numId="13" w16cid:durableId="1076781350">
    <w:abstractNumId w:val="15"/>
  </w:num>
  <w:num w:numId="14" w16cid:durableId="673341749">
    <w:abstractNumId w:val="24"/>
  </w:num>
  <w:num w:numId="15" w16cid:durableId="839151453">
    <w:abstractNumId w:val="25"/>
  </w:num>
  <w:num w:numId="16" w16cid:durableId="1893423578">
    <w:abstractNumId w:val="10"/>
  </w:num>
  <w:num w:numId="17" w16cid:durableId="1433891002">
    <w:abstractNumId w:val="3"/>
  </w:num>
  <w:num w:numId="18" w16cid:durableId="450246037">
    <w:abstractNumId w:val="27"/>
  </w:num>
  <w:num w:numId="19" w16cid:durableId="1934049352">
    <w:abstractNumId w:val="35"/>
  </w:num>
  <w:num w:numId="20" w16cid:durableId="369450926">
    <w:abstractNumId w:val="20"/>
  </w:num>
  <w:num w:numId="21" w16cid:durableId="502205729">
    <w:abstractNumId w:val="2"/>
  </w:num>
  <w:num w:numId="22" w16cid:durableId="813374180">
    <w:abstractNumId w:val="19"/>
  </w:num>
  <w:num w:numId="23" w16cid:durableId="1722172812">
    <w:abstractNumId w:val="38"/>
  </w:num>
  <w:num w:numId="24" w16cid:durableId="1873685653">
    <w:abstractNumId w:val="39"/>
  </w:num>
  <w:num w:numId="25" w16cid:durableId="686180077">
    <w:abstractNumId w:val="28"/>
  </w:num>
  <w:num w:numId="26" w16cid:durableId="1724518065">
    <w:abstractNumId w:val="30"/>
  </w:num>
  <w:num w:numId="27" w16cid:durableId="1454711657">
    <w:abstractNumId w:val="41"/>
  </w:num>
  <w:num w:numId="28" w16cid:durableId="395713158">
    <w:abstractNumId w:val="14"/>
  </w:num>
  <w:num w:numId="29" w16cid:durableId="1362170622">
    <w:abstractNumId w:val="11"/>
  </w:num>
  <w:num w:numId="30" w16cid:durableId="1029796853">
    <w:abstractNumId w:val="5"/>
  </w:num>
  <w:num w:numId="31" w16cid:durableId="1895238130">
    <w:abstractNumId w:val="18"/>
  </w:num>
  <w:num w:numId="32" w16cid:durableId="1052465477">
    <w:abstractNumId w:val="4"/>
  </w:num>
  <w:num w:numId="33" w16cid:durableId="1405640867">
    <w:abstractNumId w:val="12"/>
  </w:num>
  <w:num w:numId="34" w16cid:durableId="1155950892">
    <w:abstractNumId w:val="17"/>
  </w:num>
  <w:num w:numId="35" w16cid:durableId="1815022333">
    <w:abstractNumId w:val="9"/>
  </w:num>
  <w:num w:numId="36" w16cid:durableId="1601453068">
    <w:abstractNumId w:val="22"/>
  </w:num>
  <w:num w:numId="37" w16cid:durableId="2138378418">
    <w:abstractNumId w:val="7"/>
  </w:num>
  <w:num w:numId="38" w16cid:durableId="1032880110">
    <w:abstractNumId w:val="37"/>
  </w:num>
  <w:num w:numId="39" w16cid:durableId="391587695">
    <w:abstractNumId w:val="26"/>
  </w:num>
  <w:num w:numId="40" w16cid:durableId="2111197369">
    <w:abstractNumId w:val="13"/>
  </w:num>
  <w:num w:numId="41" w16cid:durableId="2002780838">
    <w:abstractNumId w:val="32"/>
  </w:num>
  <w:num w:numId="42" w16cid:durableId="541088985">
    <w:abstractNumId w:val="2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yerusalem Baye Kebede">
    <w15:presenceInfo w15:providerId="AD" w15:userId="S::Eyerusalem.Baye@ethiotelecom.et::2b62f416-4479-48cc-810f-bdf0498f0f62"/>
  </w15:person>
  <w15:person w15:author="Lemlem Dinku Besene">
    <w15:presenceInfo w15:providerId="AD" w15:userId="S-1-5-21-2545165810-2807575510-3325599263-672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revisionView w:markup="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yNDe2sAAiEzMTEyUdpeDU4uLM/DyQAtNaAMwAn1gsAAAA"/>
  </w:docVars>
  <w:rsids>
    <w:rsidRoot w:val="00AD4ECC"/>
    <w:rsid w:val="0000251D"/>
    <w:rsid w:val="00011486"/>
    <w:rsid w:val="00012410"/>
    <w:rsid w:val="00020C9B"/>
    <w:rsid w:val="0002211A"/>
    <w:rsid w:val="0002378A"/>
    <w:rsid w:val="00031982"/>
    <w:rsid w:val="00032878"/>
    <w:rsid w:val="00033112"/>
    <w:rsid w:val="000358A2"/>
    <w:rsid w:val="00037037"/>
    <w:rsid w:val="000401D3"/>
    <w:rsid w:val="0005151A"/>
    <w:rsid w:val="00052110"/>
    <w:rsid w:val="0005645B"/>
    <w:rsid w:val="000728ED"/>
    <w:rsid w:val="0007604E"/>
    <w:rsid w:val="00077E9E"/>
    <w:rsid w:val="0008480C"/>
    <w:rsid w:val="00092373"/>
    <w:rsid w:val="000A0E39"/>
    <w:rsid w:val="000A4313"/>
    <w:rsid w:val="000A4DB2"/>
    <w:rsid w:val="000A5EA8"/>
    <w:rsid w:val="000A6A3E"/>
    <w:rsid w:val="000B0E1B"/>
    <w:rsid w:val="000B3E3F"/>
    <w:rsid w:val="000B4F29"/>
    <w:rsid w:val="000B5F54"/>
    <w:rsid w:val="000C32DB"/>
    <w:rsid w:val="000C7AE0"/>
    <w:rsid w:val="000D008E"/>
    <w:rsid w:val="000D12D8"/>
    <w:rsid w:val="000D1520"/>
    <w:rsid w:val="000D2618"/>
    <w:rsid w:val="000D401B"/>
    <w:rsid w:val="000D5167"/>
    <w:rsid w:val="000D71CC"/>
    <w:rsid w:val="000E02E8"/>
    <w:rsid w:val="000E1739"/>
    <w:rsid w:val="000E561F"/>
    <w:rsid w:val="000F0C82"/>
    <w:rsid w:val="000F50FC"/>
    <w:rsid w:val="00100E44"/>
    <w:rsid w:val="00102E8A"/>
    <w:rsid w:val="001032D4"/>
    <w:rsid w:val="001047E4"/>
    <w:rsid w:val="00104DDE"/>
    <w:rsid w:val="00106A51"/>
    <w:rsid w:val="00106FD2"/>
    <w:rsid w:val="00120A17"/>
    <w:rsid w:val="00120E48"/>
    <w:rsid w:val="001265AF"/>
    <w:rsid w:val="00127AB7"/>
    <w:rsid w:val="00131A2B"/>
    <w:rsid w:val="0013231C"/>
    <w:rsid w:val="001323F8"/>
    <w:rsid w:val="00133BD4"/>
    <w:rsid w:val="00133EBC"/>
    <w:rsid w:val="00135F71"/>
    <w:rsid w:val="001361C0"/>
    <w:rsid w:val="001503BE"/>
    <w:rsid w:val="00151338"/>
    <w:rsid w:val="00160B8B"/>
    <w:rsid w:val="00161617"/>
    <w:rsid w:val="00162C38"/>
    <w:rsid w:val="00167743"/>
    <w:rsid w:val="0017112C"/>
    <w:rsid w:val="00176E51"/>
    <w:rsid w:val="001807CF"/>
    <w:rsid w:val="00180E2C"/>
    <w:rsid w:val="001907EA"/>
    <w:rsid w:val="001A19A4"/>
    <w:rsid w:val="001A3DEF"/>
    <w:rsid w:val="001A6451"/>
    <w:rsid w:val="001A75A5"/>
    <w:rsid w:val="001B0142"/>
    <w:rsid w:val="001B2C01"/>
    <w:rsid w:val="001B475D"/>
    <w:rsid w:val="001C4D0C"/>
    <w:rsid w:val="001C588A"/>
    <w:rsid w:val="001D2F48"/>
    <w:rsid w:val="001E6BFD"/>
    <w:rsid w:val="001F02BE"/>
    <w:rsid w:val="002026D3"/>
    <w:rsid w:val="0020382C"/>
    <w:rsid w:val="0020484B"/>
    <w:rsid w:val="00207A0B"/>
    <w:rsid w:val="0021267C"/>
    <w:rsid w:val="0021743B"/>
    <w:rsid w:val="0022065B"/>
    <w:rsid w:val="002226C4"/>
    <w:rsid w:val="00224126"/>
    <w:rsid w:val="00224169"/>
    <w:rsid w:val="002250CC"/>
    <w:rsid w:val="00232262"/>
    <w:rsid w:val="00232F14"/>
    <w:rsid w:val="002404E3"/>
    <w:rsid w:val="00247F7A"/>
    <w:rsid w:val="00251347"/>
    <w:rsid w:val="00260310"/>
    <w:rsid w:val="00260E3F"/>
    <w:rsid w:val="00266AA1"/>
    <w:rsid w:val="00272E94"/>
    <w:rsid w:val="002743A6"/>
    <w:rsid w:val="002758B9"/>
    <w:rsid w:val="0027630C"/>
    <w:rsid w:val="00276756"/>
    <w:rsid w:val="00277B39"/>
    <w:rsid w:val="002A1092"/>
    <w:rsid w:val="002A7687"/>
    <w:rsid w:val="002B0031"/>
    <w:rsid w:val="002B11FF"/>
    <w:rsid w:val="002B4319"/>
    <w:rsid w:val="002B6789"/>
    <w:rsid w:val="002B6875"/>
    <w:rsid w:val="002C17E2"/>
    <w:rsid w:val="002C4EB2"/>
    <w:rsid w:val="002C71C8"/>
    <w:rsid w:val="002D05BC"/>
    <w:rsid w:val="002D7366"/>
    <w:rsid w:val="002D7C49"/>
    <w:rsid w:val="002E0AA3"/>
    <w:rsid w:val="002E1AF7"/>
    <w:rsid w:val="002E4773"/>
    <w:rsid w:val="002E525F"/>
    <w:rsid w:val="002F26BC"/>
    <w:rsid w:val="002F28CD"/>
    <w:rsid w:val="002F3388"/>
    <w:rsid w:val="002F4889"/>
    <w:rsid w:val="002F602D"/>
    <w:rsid w:val="002F67B0"/>
    <w:rsid w:val="00300C9B"/>
    <w:rsid w:val="003016E5"/>
    <w:rsid w:val="00307514"/>
    <w:rsid w:val="0030753B"/>
    <w:rsid w:val="00315D11"/>
    <w:rsid w:val="00342FAA"/>
    <w:rsid w:val="00345B8E"/>
    <w:rsid w:val="00351320"/>
    <w:rsid w:val="0035320D"/>
    <w:rsid w:val="00353C1E"/>
    <w:rsid w:val="00374ABE"/>
    <w:rsid w:val="003806B7"/>
    <w:rsid w:val="00381B0C"/>
    <w:rsid w:val="003916EA"/>
    <w:rsid w:val="00392730"/>
    <w:rsid w:val="00392A91"/>
    <w:rsid w:val="00393228"/>
    <w:rsid w:val="00394224"/>
    <w:rsid w:val="00395A6E"/>
    <w:rsid w:val="00396A7B"/>
    <w:rsid w:val="00396B90"/>
    <w:rsid w:val="003A6FC4"/>
    <w:rsid w:val="003B7982"/>
    <w:rsid w:val="003B7E03"/>
    <w:rsid w:val="003C3405"/>
    <w:rsid w:val="003D52FA"/>
    <w:rsid w:val="003D58C2"/>
    <w:rsid w:val="003E0161"/>
    <w:rsid w:val="003E2719"/>
    <w:rsid w:val="003E5AF0"/>
    <w:rsid w:val="003F4F34"/>
    <w:rsid w:val="003F7841"/>
    <w:rsid w:val="00400275"/>
    <w:rsid w:val="0040063B"/>
    <w:rsid w:val="00401F0C"/>
    <w:rsid w:val="00413441"/>
    <w:rsid w:val="00422CA7"/>
    <w:rsid w:val="00423F7F"/>
    <w:rsid w:val="00425B20"/>
    <w:rsid w:val="004302D3"/>
    <w:rsid w:val="00432AF3"/>
    <w:rsid w:val="004342FF"/>
    <w:rsid w:val="00435AB1"/>
    <w:rsid w:val="00461503"/>
    <w:rsid w:val="00466B7D"/>
    <w:rsid w:val="004745DE"/>
    <w:rsid w:val="0047497D"/>
    <w:rsid w:val="00477ACD"/>
    <w:rsid w:val="00477C59"/>
    <w:rsid w:val="00494218"/>
    <w:rsid w:val="00494B41"/>
    <w:rsid w:val="00495B77"/>
    <w:rsid w:val="00495CCF"/>
    <w:rsid w:val="004966D5"/>
    <w:rsid w:val="004973FD"/>
    <w:rsid w:val="004A2732"/>
    <w:rsid w:val="004A71AF"/>
    <w:rsid w:val="004B0181"/>
    <w:rsid w:val="004C1657"/>
    <w:rsid w:val="004C1D8D"/>
    <w:rsid w:val="004C71C7"/>
    <w:rsid w:val="004D05B0"/>
    <w:rsid w:val="004D25E0"/>
    <w:rsid w:val="004D4DC9"/>
    <w:rsid w:val="004D7C4A"/>
    <w:rsid w:val="004E074C"/>
    <w:rsid w:val="004E7106"/>
    <w:rsid w:val="004F0686"/>
    <w:rsid w:val="004F1049"/>
    <w:rsid w:val="004F5DF4"/>
    <w:rsid w:val="004F6FBA"/>
    <w:rsid w:val="00500C0F"/>
    <w:rsid w:val="00502827"/>
    <w:rsid w:val="00505244"/>
    <w:rsid w:val="00505991"/>
    <w:rsid w:val="00505A49"/>
    <w:rsid w:val="00510225"/>
    <w:rsid w:val="005114EF"/>
    <w:rsid w:val="00512A88"/>
    <w:rsid w:val="00512B87"/>
    <w:rsid w:val="0052276A"/>
    <w:rsid w:val="005230CB"/>
    <w:rsid w:val="00524F5E"/>
    <w:rsid w:val="00532DD9"/>
    <w:rsid w:val="00533AAE"/>
    <w:rsid w:val="005378D0"/>
    <w:rsid w:val="00542774"/>
    <w:rsid w:val="005438C6"/>
    <w:rsid w:val="0054540B"/>
    <w:rsid w:val="0054749C"/>
    <w:rsid w:val="0056249E"/>
    <w:rsid w:val="00565F45"/>
    <w:rsid w:val="00571616"/>
    <w:rsid w:val="00572E5D"/>
    <w:rsid w:val="005828C8"/>
    <w:rsid w:val="005955C4"/>
    <w:rsid w:val="005A2224"/>
    <w:rsid w:val="005B21DA"/>
    <w:rsid w:val="005B4119"/>
    <w:rsid w:val="005B4DC9"/>
    <w:rsid w:val="005C535F"/>
    <w:rsid w:val="005C6223"/>
    <w:rsid w:val="005D6D17"/>
    <w:rsid w:val="005E277A"/>
    <w:rsid w:val="005E6B12"/>
    <w:rsid w:val="005F5B0C"/>
    <w:rsid w:val="00603BAA"/>
    <w:rsid w:val="00604CB6"/>
    <w:rsid w:val="00616AC2"/>
    <w:rsid w:val="00616D61"/>
    <w:rsid w:val="006252EE"/>
    <w:rsid w:val="00625D84"/>
    <w:rsid w:val="00626705"/>
    <w:rsid w:val="00634BE7"/>
    <w:rsid w:val="00635FDF"/>
    <w:rsid w:val="006452B7"/>
    <w:rsid w:val="0065195E"/>
    <w:rsid w:val="00652B01"/>
    <w:rsid w:val="00665D31"/>
    <w:rsid w:val="006667C2"/>
    <w:rsid w:val="00667222"/>
    <w:rsid w:val="006700B6"/>
    <w:rsid w:val="00672E57"/>
    <w:rsid w:val="00677892"/>
    <w:rsid w:val="00687CC5"/>
    <w:rsid w:val="00694738"/>
    <w:rsid w:val="006966AC"/>
    <w:rsid w:val="006A36AA"/>
    <w:rsid w:val="006C455A"/>
    <w:rsid w:val="006C5273"/>
    <w:rsid w:val="006D0F4C"/>
    <w:rsid w:val="006D7B17"/>
    <w:rsid w:val="006F3864"/>
    <w:rsid w:val="006F421F"/>
    <w:rsid w:val="007117D3"/>
    <w:rsid w:val="00731C6E"/>
    <w:rsid w:val="00737D93"/>
    <w:rsid w:val="00737DDF"/>
    <w:rsid w:val="00740905"/>
    <w:rsid w:val="0074416B"/>
    <w:rsid w:val="00751DD5"/>
    <w:rsid w:val="0075668B"/>
    <w:rsid w:val="007574F8"/>
    <w:rsid w:val="007652C9"/>
    <w:rsid w:val="007653BA"/>
    <w:rsid w:val="0076715B"/>
    <w:rsid w:val="00767B30"/>
    <w:rsid w:val="0077064B"/>
    <w:rsid w:val="007732C1"/>
    <w:rsid w:val="0077372D"/>
    <w:rsid w:val="0077423E"/>
    <w:rsid w:val="00774877"/>
    <w:rsid w:val="0077590F"/>
    <w:rsid w:val="007809F3"/>
    <w:rsid w:val="00784DCC"/>
    <w:rsid w:val="00787E13"/>
    <w:rsid w:val="007A1E15"/>
    <w:rsid w:val="007B0FFE"/>
    <w:rsid w:val="007B15EF"/>
    <w:rsid w:val="007B22D1"/>
    <w:rsid w:val="007B770F"/>
    <w:rsid w:val="007C029E"/>
    <w:rsid w:val="007C6CA1"/>
    <w:rsid w:val="007D2BB0"/>
    <w:rsid w:val="007D7FEB"/>
    <w:rsid w:val="007E39E9"/>
    <w:rsid w:val="007E416E"/>
    <w:rsid w:val="007E6ACE"/>
    <w:rsid w:val="007F503F"/>
    <w:rsid w:val="008019E7"/>
    <w:rsid w:val="00802D8E"/>
    <w:rsid w:val="008040EE"/>
    <w:rsid w:val="0081174E"/>
    <w:rsid w:val="00812772"/>
    <w:rsid w:val="00814ECC"/>
    <w:rsid w:val="008159CD"/>
    <w:rsid w:val="00817979"/>
    <w:rsid w:val="00823676"/>
    <w:rsid w:val="00827719"/>
    <w:rsid w:val="00833B86"/>
    <w:rsid w:val="008345EE"/>
    <w:rsid w:val="008359E2"/>
    <w:rsid w:val="00835A22"/>
    <w:rsid w:val="008372D6"/>
    <w:rsid w:val="00837537"/>
    <w:rsid w:val="00837FD9"/>
    <w:rsid w:val="008417F2"/>
    <w:rsid w:val="00843087"/>
    <w:rsid w:val="008439FD"/>
    <w:rsid w:val="00844BB1"/>
    <w:rsid w:val="00844E85"/>
    <w:rsid w:val="00845E4F"/>
    <w:rsid w:val="00852716"/>
    <w:rsid w:val="00860ADE"/>
    <w:rsid w:val="0086301B"/>
    <w:rsid w:val="00865FB0"/>
    <w:rsid w:val="0087037A"/>
    <w:rsid w:val="0087114E"/>
    <w:rsid w:val="00881A84"/>
    <w:rsid w:val="008849DC"/>
    <w:rsid w:val="00886B72"/>
    <w:rsid w:val="00887513"/>
    <w:rsid w:val="00887899"/>
    <w:rsid w:val="0089174F"/>
    <w:rsid w:val="008A09A1"/>
    <w:rsid w:val="008A356D"/>
    <w:rsid w:val="008B2745"/>
    <w:rsid w:val="008B3EF7"/>
    <w:rsid w:val="008B7F29"/>
    <w:rsid w:val="008C2E37"/>
    <w:rsid w:val="008D099A"/>
    <w:rsid w:val="008D1429"/>
    <w:rsid w:val="008D2E37"/>
    <w:rsid w:val="008D5AFE"/>
    <w:rsid w:val="008E1F7E"/>
    <w:rsid w:val="008F04DE"/>
    <w:rsid w:val="008F0DA6"/>
    <w:rsid w:val="008F35D2"/>
    <w:rsid w:val="008F6BDF"/>
    <w:rsid w:val="00902AD6"/>
    <w:rsid w:val="00904959"/>
    <w:rsid w:val="00905DBC"/>
    <w:rsid w:val="009073A2"/>
    <w:rsid w:val="00912D4B"/>
    <w:rsid w:val="009155C3"/>
    <w:rsid w:val="0091735A"/>
    <w:rsid w:val="0092178E"/>
    <w:rsid w:val="0092310D"/>
    <w:rsid w:val="00924160"/>
    <w:rsid w:val="00927281"/>
    <w:rsid w:val="009305DC"/>
    <w:rsid w:val="009314FE"/>
    <w:rsid w:val="009323F9"/>
    <w:rsid w:val="00934A02"/>
    <w:rsid w:val="009371E4"/>
    <w:rsid w:val="009409C6"/>
    <w:rsid w:val="00941218"/>
    <w:rsid w:val="009433F0"/>
    <w:rsid w:val="00944226"/>
    <w:rsid w:val="00962D82"/>
    <w:rsid w:val="00964529"/>
    <w:rsid w:val="00964DD4"/>
    <w:rsid w:val="0097286B"/>
    <w:rsid w:val="0098080A"/>
    <w:rsid w:val="009810AD"/>
    <w:rsid w:val="009864D0"/>
    <w:rsid w:val="00990191"/>
    <w:rsid w:val="00992245"/>
    <w:rsid w:val="009956D6"/>
    <w:rsid w:val="009A3240"/>
    <w:rsid w:val="009A7F11"/>
    <w:rsid w:val="009B4AB0"/>
    <w:rsid w:val="009B6095"/>
    <w:rsid w:val="009B728B"/>
    <w:rsid w:val="009C4BFC"/>
    <w:rsid w:val="009D3755"/>
    <w:rsid w:val="009D56EE"/>
    <w:rsid w:val="009D629F"/>
    <w:rsid w:val="009D64FA"/>
    <w:rsid w:val="009E2AC1"/>
    <w:rsid w:val="009F2E18"/>
    <w:rsid w:val="009F31FA"/>
    <w:rsid w:val="00A02E07"/>
    <w:rsid w:val="00A03868"/>
    <w:rsid w:val="00A03F29"/>
    <w:rsid w:val="00A12C69"/>
    <w:rsid w:val="00A141F0"/>
    <w:rsid w:val="00A171F8"/>
    <w:rsid w:val="00A17655"/>
    <w:rsid w:val="00A23C3B"/>
    <w:rsid w:val="00A3345E"/>
    <w:rsid w:val="00A34113"/>
    <w:rsid w:val="00A36F92"/>
    <w:rsid w:val="00A371C7"/>
    <w:rsid w:val="00A4643A"/>
    <w:rsid w:val="00A549F3"/>
    <w:rsid w:val="00A557D7"/>
    <w:rsid w:val="00A560F6"/>
    <w:rsid w:val="00A618EC"/>
    <w:rsid w:val="00A64DC9"/>
    <w:rsid w:val="00A661CA"/>
    <w:rsid w:val="00A71DB1"/>
    <w:rsid w:val="00A76D17"/>
    <w:rsid w:val="00A822E2"/>
    <w:rsid w:val="00A83580"/>
    <w:rsid w:val="00A83B1E"/>
    <w:rsid w:val="00A85625"/>
    <w:rsid w:val="00A906F6"/>
    <w:rsid w:val="00AA0D5E"/>
    <w:rsid w:val="00AB4E1B"/>
    <w:rsid w:val="00AC2B7D"/>
    <w:rsid w:val="00AC637D"/>
    <w:rsid w:val="00AD4ECC"/>
    <w:rsid w:val="00AD5C6C"/>
    <w:rsid w:val="00AE1885"/>
    <w:rsid w:val="00AE3BD4"/>
    <w:rsid w:val="00AF0A11"/>
    <w:rsid w:val="00AF3634"/>
    <w:rsid w:val="00AF7532"/>
    <w:rsid w:val="00B0290E"/>
    <w:rsid w:val="00B0439C"/>
    <w:rsid w:val="00B06D5F"/>
    <w:rsid w:val="00B1326D"/>
    <w:rsid w:val="00B15EF7"/>
    <w:rsid w:val="00B178A7"/>
    <w:rsid w:val="00B21B6C"/>
    <w:rsid w:val="00B27BC8"/>
    <w:rsid w:val="00B300B7"/>
    <w:rsid w:val="00B329F7"/>
    <w:rsid w:val="00B3390D"/>
    <w:rsid w:val="00B34C5B"/>
    <w:rsid w:val="00B36B72"/>
    <w:rsid w:val="00B37050"/>
    <w:rsid w:val="00B37528"/>
    <w:rsid w:val="00B416FA"/>
    <w:rsid w:val="00B439B3"/>
    <w:rsid w:val="00B45DD5"/>
    <w:rsid w:val="00B46E6B"/>
    <w:rsid w:val="00B47778"/>
    <w:rsid w:val="00B5354D"/>
    <w:rsid w:val="00B61B55"/>
    <w:rsid w:val="00B62E6A"/>
    <w:rsid w:val="00B72115"/>
    <w:rsid w:val="00B74413"/>
    <w:rsid w:val="00B75E47"/>
    <w:rsid w:val="00B806D5"/>
    <w:rsid w:val="00B829D2"/>
    <w:rsid w:val="00B83FE1"/>
    <w:rsid w:val="00B87D49"/>
    <w:rsid w:val="00B919CE"/>
    <w:rsid w:val="00B935A4"/>
    <w:rsid w:val="00BA0BC1"/>
    <w:rsid w:val="00BA1033"/>
    <w:rsid w:val="00BA1FD8"/>
    <w:rsid w:val="00BA3990"/>
    <w:rsid w:val="00BA3CBD"/>
    <w:rsid w:val="00BB0013"/>
    <w:rsid w:val="00BB58AF"/>
    <w:rsid w:val="00BC3498"/>
    <w:rsid w:val="00BC7F37"/>
    <w:rsid w:val="00BD4CB3"/>
    <w:rsid w:val="00BE3CD9"/>
    <w:rsid w:val="00BE3DB7"/>
    <w:rsid w:val="00BE4D95"/>
    <w:rsid w:val="00BE7261"/>
    <w:rsid w:val="00BF038C"/>
    <w:rsid w:val="00BF27AE"/>
    <w:rsid w:val="00BF77A8"/>
    <w:rsid w:val="00C01AFD"/>
    <w:rsid w:val="00C057A8"/>
    <w:rsid w:val="00C06D76"/>
    <w:rsid w:val="00C12805"/>
    <w:rsid w:val="00C1338D"/>
    <w:rsid w:val="00C22D56"/>
    <w:rsid w:val="00C24E18"/>
    <w:rsid w:val="00C26050"/>
    <w:rsid w:val="00C263AB"/>
    <w:rsid w:val="00C26B1D"/>
    <w:rsid w:val="00C27D1B"/>
    <w:rsid w:val="00C30923"/>
    <w:rsid w:val="00C30E8D"/>
    <w:rsid w:val="00C31D00"/>
    <w:rsid w:val="00C337AA"/>
    <w:rsid w:val="00C33D32"/>
    <w:rsid w:val="00C348D2"/>
    <w:rsid w:val="00C4101C"/>
    <w:rsid w:val="00C42422"/>
    <w:rsid w:val="00C471CE"/>
    <w:rsid w:val="00C5213E"/>
    <w:rsid w:val="00C563E0"/>
    <w:rsid w:val="00C5751F"/>
    <w:rsid w:val="00C61358"/>
    <w:rsid w:val="00C6476B"/>
    <w:rsid w:val="00C65C8D"/>
    <w:rsid w:val="00C7784A"/>
    <w:rsid w:val="00C80613"/>
    <w:rsid w:val="00C82C78"/>
    <w:rsid w:val="00C853EF"/>
    <w:rsid w:val="00C90B3E"/>
    <w:rsid w:val="00C92222"/>
    <w:rsid w:val="00C93CDA"/>
    <w:rsid w:val="00CA3622"/>
    <w:rsid w:val="00CB333A"/>
    <w:rsid w:val="00CB5EA7"/>
    <w:rsid w:val="00CB5F37"/>
    <w:rsid w:val="00CB7A58"/>
    <w:rsid w:val="00CC1A9E"/>
    <w:rsid w:val="00CC3A30"/>
    <w:rsid w:val="00CC3B78"/>
    <w:rsid w:val="00CD0A53"/>
    <w:rsid w:val="00CD0EC2"/>
    <w:rsid w:val="00CD1740"/>
    <w:rsid w:val="00CD22D2"/>
    <w:rsid w:val="00CD293D"/>
    <w:rsid w:val="00CD2ADA"/>
    <w:rsid w:val="00CE2CD4"/>
    <w:rsid w:val="00CE4296"/>
    <w:rsid w:val="00CE5F25"/>
    <w:rsid w:val="00CE6AA6"/>
    <w:rsid w:val="00CF3CC7"/>
    <w:rsid w:val="00D07FE2"/>
    <w:rsid w:val="00D24924"/>
    <w:rsid w:val="00D3641F"/>
    <w:rsid w:val="00D37754"/>
    <w:rsid w:val="00D42208"/>
    <w:rsid w:val="00D445E8"/>
    <w:rsid w:val="00D4553F"/>
    <w:rsid w:val="00D46C43"/>
    <w:rsid w:val="00D504D2"/>
    <w:rsid w:val="00D557B2"/>
    <w:rsid w:val="00D5624C"/>
    <w:rsid w:val="00D565A6"/>
    <w:rsid w:val="00D578F3"/>
    <w:rsid w:val="00D57E54"/>
    <w:rsid w:val="00D626D0"/>
    <w:rsid w:val="00D65E31"/>
    <w:rsid w:val="00D6615A"/>
    <w:rsid w:val="00D8342A"/>
    <w:rsid w:val="00D839C3"/>
    <w:rsid w:val="00D87FB3"/>
    <w:rsid w:val="00D978C2"/>
    <w:rsid w:val="00DA021F"/>
    <w:rsid w:val="00DA4C52"/>
    <w:rsid w:val="00DC582B"/>
    <w:rsid w:val="00DC5D85"/>
    <w:rsid w:val="00DD50A0"/>
    <w:rsid w:val="00DE32A5"/>
    <w:rsid w:val="00DF0B6A"/>
    <w:rsid w:val="00DF638E"/>
    <w:rsid w:val="00DF6A42"/>
    <w:rsid w:val="00E00F73"/>
    <w:rsid w:val="00E01101"/>
    <w:rsid w:val="00E028D9"/>
    <w:rsid w:val="00E05B69"/>
    <w:rsid w:val="00E112AC"/>
    <w:rsid w:val="00E1703B"/>
    <w:rsid w:val="00E206DC"/>
    <w:rsid w:val="00E23A76"/>
    <w:rsid w:val="00E26B28"/>
    <w:rsid w:val="00E27A0B"/>
    <w:rsid w:val="00E37CB7"/>
    <w:rsid w:val="00E40066"/>
    <w:rsid w:val="00E47FDD"/>
    <w:rsid w:val="00E501D0"/>
    <w:rsid w:val="00E51284"/>
    <w:rsid w:val="00E51351"/>
    <w:rsid w:val="00E55713"/>
    <w:rsid w:val="00E564CC"/>
    <w:rsid w:val="00E61565"/>
    <w:rsid w:val="00E7325B"/>
    <w:rsid w:val="00E73593"/>
    <w:rsid w:val="00E81167"/>
    <w:rsid w:val="00E816CB"/>
    <w:rsid w:val="00E830C6"/>
    <w:rsid w:val="00EA320E"/>
    <w:rsid w:val="00EA3E0A"/>
    <w:rsid w:val="00EA67DB"/>
    <w:rsid w:val="00EA6EBF"/>
    <w:rsid w:val="00EA7903"/>
    <w:rsid w:val="00EB030D"/>
    <w:rsid w:val="00EB1250"/>
    <w:rsid w:val="00EB38AC"/>
    <w:rsid w:val="00EB6346"/>
    <w:rsid w:val="00EC6A8E"/>
    <w:rsid w:val="00EC6F14"/>
    <w:rsid w:val="00ED0153"/>
    <w:rsid w:val="00ED0967"/>
    <w:rsid w:val="00ED1C13"/>
    <w:rsid w:val="00ED2D97"/>
    <w:rsid w:val="00ED64F2"/>
    <w:rsid w:val="00ED72A7"/>
    <w:rsid w:val="00EE63DA"/>
    <w:rsid w:val="00F024FD"/>
    <w:rsid w:val="00F15595"/>
    <w:rsid w:val="00F16CD6"/>
    <w:rsid w:val="00F20F25"/>
    <w:rsid w:val="00F271FB"/>
    <w:rsid w:val="00F27EC9"/>
    <w:rsid w:val="00F32BF1"/>
    <w:rsid w:val="00F37F88"/>
    <w:rsid w:val="00F4064D"/>
    <w:rsid w:val="00F41045"/>
    <w:rsid w:val="00F42092"/>
    <w:rsid w:val="00F43752"/>
    <w:rsid w:val="00F47804"/>
    <w:rsid w:val="00F56C8E"/>
    <w:rsid w:val="00F600C6"/>
    <w:rsid w:val="00F73921"/>
    <w:rsid w:val="00F84B94"/>
    <w:rsid w:val="00F90D14"/>
    <w:rsid w:val="00F93092"/>
    <w:rsid w:val="00FA051A"/>
    <w:rsid w:val="00FA3817"/>
    <w:rsid w:val="00FA472F"/>
    <w:rsid w:val="00FB06BE"/>
    <w:rsid w:val="00FB2792"/>
    <w:rsid w:val="00FB6BF0"/>
    <w:rsid w:val="00FC0BFD"/>
    <w:rsid w:val="00FC27BC"/>
    <w:rsid w:val="00FD176B"/>
    <w:rsid w:val="00FD2D92"/>
    <w:rsid w:val="00FD604A"/>
    <w:rsid w:val="00FD753D"/>
    <w:rsid w:val="00FE3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A212F"/>
  <w15:docId w15:val="{76C38FBC-5973-4162-95A5-48D4A4C5E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after="4" w:line="363" w:lineRule="auto"/>
        <w:ind w:left="1090" w:hanging="73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42208"/>
  </w:style>
  <w:style w:type="paragraph" w:styleId="Heading1">
    <w:name w:val="heading 1"/>
    <w:basedOn w:val="Normal"/>
    <w:next w:val="Normal"/>
    <w:link w:val="Heading1Char"/>
    <w:uiPriority w:val="9"/>
    <w:qFormat/>
    <w:rsid w:val="001A6451"/>
    <w:pPr>
      <w:keepNext/>
      <w:keepLines/>
      <w:pBdr>
        <w:top w:val="nil"/>
        <w:left w:val="nil"/>
        <w:bottom w:val="nil"/>
        <w:right w:val="nil"/>
        <w:between w:val="nil"/>
      </w:pBdr>
      <w:spacing w:after="402" w:line="259" w:lineRule="auto"/>
      <w:ind w:left="10" w:hanging="10"/>
      <w:jc w:val="left"/>
      <w:outlineLvl w:val="0"/>
    </w:pPr>
    <w:rPr>
      <w:b/>
      <w:color w:val="000000"/>
    </w:rPr>
  </w:style>
  <w:style w:type="paragraph" w:styleId="Heading2">
    <w:name w:val="heading 2"/>
    <w:basedOn w:val="Normal"/>
    <w:next w:val="Normal"/>
    <w:link w:val="Heading2Char"/>
    <w:uiPriority w:val="9"/>
    <w:qFormat/>
    <w:pPr>
      <w:keepNext/>
      <w:keepLines/>
      <w:spacing w:before="360" w:after="80"/>
      <w:outlineLvl w:val="1"/>
    </w:pPr>
    <w:rPr>
      <w:b/>
      <w:sz w:val="36"/>
      <w:szCs w:val="36"/>
    </w:rPr>
  </w:style>
  <w:style w:type="paragraph" w:styleId="Heading3">
    <w:name w:val="heading 3"/>
    <w:basedOn w:val="Normal"/>
    <w:next w:val="Normal"/>
    <w:link w:val="Heading3Char"/>
    <w:uiPriority w:val="9"/>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3">
    <w:name w:val="3"/>
    <w:basedOn w:val="TableNormal"/>
    <w:pPr>
      <w:spacing w:after="0"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661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61CA"/>
    <w:rPr>
      <w:rFonts w:ascii="Segoe UI" w:hAnsi="Segoe UI" w:cs="Segoe UI"/>
      <w:sz w:val="18"/>
      <w:szCs w:val="18"/>
    </w:rPr>
  </w:style>
  <w:style w:type="paragraph" w:styleId="ListParagraph">
    <w:name w:val="List Paragraph"/>
    <w:aliases w:val="Use Case List Paragraph,List Paragraph1,Heading2,Body Bullet,Bulleted Text,lp1,bullet 1,numbered,Equipment,List Paragraph Char Char,List Paragraph11,List 1 Paragraph,Colorful List - Accent 11,List Paragraph111,FooterText,列出段落,列出段落1,lp11"/>
    <w:basedOn w:val="Normal"/>
    <w:link w:val="ListParagraphChar"/>
    <w:uiPriority w:val="34"/>
    <w:qFormat/>
    <w:rsid w:val="005C535F"/>
    <w:pPr>
      <w:ind w:left="720"/>
      <w:contextualSpacing/>
    </w:pPr>
  </w:style>
  <w:style w:type="paragraph" w:styleId="Footer">
    <w:name w:val="footer"/>
    <w:basedOn w:val="Normal"/>
    <w:link w:val="FooterChar"/>
    <w:uiPriority w:val="99"/>
    <w:unhideWhenUsed/>
    <w:rsid w:val="009645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529"/>
  </w:style>
  <w:style w:type="paragraph" w:styleId="CommentSubject">
    <w:name w:val="annotation subject"/>
    <w:basedOn w:val="CommentText"/>
    <w:next w:val="CommentText"/>
    <w:link w:val="CommentSubjectChar"/>
    <w:uiPriority w:val="99"/>
    <w:semiHidden/>
    <w:unhideWhenUsed/>
    <w:rsid w:val="00E27A0B"/>
    <w:rPr>
      <w:b/>
      <w:bCs/>
    </w:rPr>
  </w:style>
  <w:style w:type="character" w:customStyle="1" w:styleId="CommentSubjectChar">
    <w:name w:val="Comment Subject Char"/>
    <w:basedOn w:val="CommentTextChar"/>
    <w:link w:val="CommentSubject"/>
    <w:uiPriority w:val="99"/>
    <w:semiHidden/>
    <w:rsid w:val="00E27A0B"/>
    <w:rPr>
      <w:b/>
      <w:bCs/>
      <w:sz w:val="20"/>
      <w:szCs w:val="20"/>
    </w:rPr>
  </w:style>
  <w:style w:type="character" w:customStyle="1" w:styleId="ListParagraphChar">
    <w:name w:val="List Paragraph Char"/>
    <w:aliases w:val="Use Case List Paragraph Char,List Paragraph1 Char,Heading2 Char,Body Bullet Char,Bulleted Text Char,lp1 Char,bullet 1 Char,numbered Char,Equipment Char,List Paragraph Char Char Char,List Paragraph11 Char,List 1 Paragraph Char"/>
    <w:link w:val="ListParagraph"/>
    <w:uiPriority w:val="34"/>
    <w:qFormat/>
    <w:locked/>
    <w:rsid w:val="00510225"/>
  </w:style>
  <w:style w:type="paragraph" w:styleId="NormalWeb">
    <w:name w:val="Normal (Web)"/>
    <w:basedOn w:val="Normal"/>
    <w:uiPriority w:val="99"/>
    <w:semiHidden/>
    <w:unhideWhenUsed/>
    <w:rsid w:val="00510225"/>
    <w:pPr>
      <w:spacing w:before="100" w:beforeAutospacing="1" w:after="100" w:afterAutospacing="1" w:line="240" w:lineRule="auto"/>
      <w:ind w:left="0" w:firstLine="0"/>
      <w:jc w:val="left"/>
    </w:pPr>
    <w:rPr>
      <w:rFonts w:ascii="Times New Roman" w:eastAsia="Times New Roman" w:hAnsi="Times New Roman" w:cs="Times New Roman"/>
    </w:rPr>
  </w:style>
  <w:style w:type="character" w:styleId="Strong">
    <w:name w:val="Strong"/>
    <w:basedOn w:val="DefaultParagraphFont"/>
    <w:uiPriority w:val="22"/>
    <w:qFormat/>
    <w:rsid w:val="00510225"/>
    <w:rPr>
      <w:b/>
      <w:bCs/>
    </w:rPr>
  </w:style>
  <w:style w:type="paragraph" w:customStyle="1" w:styleId="one">
    <w:name w:val="one"/>
    <w:basedOn w:val="Normal"/>
    <w:rsid w:val="00AC637D"/>
    <w:pPr>
      <w:numPr>
        <w:numId w:val="4"/>
      </w:numPr>
      <w:spacing w:before="120" w:after="120" w:line="240" w:lineRule="auto"/>
      <w:jc w:val="left"/>
    </w:pPr>
    <w:rPr>
      <w:rFonts w:ascii="Times New Roman" w:eastAsia="Times New Roman" w:hAnsi="Times New Roman" w:cs="Times New Roman"/>
      <w:lang w:val="en-GB" w:eastAsia="en-GB"/>
    </w:rPr>
  </w:style>
  <w:style w:type="paragraph" w:styleId="BodyText">
    <w:name w:val="Body Text"/>
    <w:basedOn w:val="Normal"/>
    <w:link w:val="BodyTextChar"/>
    <w:uiPriority w:val="1"/>
    <w:qFormat/>
    <w:rsid w:val="0021267C"/>
    <w:pPr>
      <w:widowControl w:val="0"/>
      <w:autoSpaceDE w:val="0"/>
      <w:autoSpaceDN w:val="0"/>
      <w:spacing w:after="0" w:line="240" w:lineRule="auto"/>
      <w:ind w:left="0" w:firstLine="0"/>
      <w:jc w:val="left"/>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1267C"/>
    <w:rPr>
      <w:rFonts w:ascii="Times New Roman" w:eastAsia="Times New Roman" w:hAnsi="Times New Roman" w:cs="Times New Roman"/>
    </w:rPr>
  </w:style>
  <w:style w:type="table" w:styleId="TableGrid">
    <w:name w:val="Table Grid"/>
    <w:basedOn w:val="TableNormal"/>
    <w:uiPriority w:val="59"/>
    <w:rsid w:val="00E50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0E02E8"/>
    <w:rPr>
      <w:b/>
      <w:sz w:val="72"/>
      <w:szCs w:val="72"/>
    </w:rPr>
  </w:style>
  <w:style w:type="paragraph" w:styleId="Header">
    <w:name w:val="header"/>
    <w:basedOn w:val="Normal"/>
    <w:link w:val="HeaderChar"/>
    <w:uiPriority w:val="99"/>
    <w:unhideWhenUsed/>
    <w:rsid w:val="00C309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923"/>
  </w:style>
  <w:style w:type="character" w:styleId="Hyperlink">
    <w:name w:val="Hyperlink"/>
    <w:basedOn w:val="DefaultParagraphFont"/>
    <w:uiPriority w:val="99"/>
    <w:unhideWhenUsed/>
    <w:rsid w:val="00C26B1D"/>
    <w:rPr>
      <w:rFonts w:ascii="Times New Roman" w:hAnsi="Times New Roman" w:cs="Times New Roman" w:hint="default"/>
      <w:color w:val="0000FF"/>
      <w:u w:val="single"/>
    </w:rPr>
  </w:style>
  <w:style w:type="paragraph" w:customStyle="1" w:styleId="Formatlibre">
    <w:name w:val="Format libre"/>
    <w:uiPriority w:val="99"/>
    <w:rsid w:val="00C26B1D"/>
    <w:pPr>
      <w:spacing w:after="0" w:line="240" w:lineRule="auto"/>
      <w:ind w:left="0" w:firstLine="0"/>
      <w:jc w:val="left"/>
    </w:pPr>
    <w:rPr>
      <w:rFonts w:ascii="Helvetica" w:eastAsia="ヒラギノ角ゴ Pro W3" w:hAnsi="Helvetica" w:cs="Times New Roman"/>
      <w:color w:val="000000"/>
      <w:szCs w:val="20"/>
      <w:lang w:val="fr-FR"/>
    </w:rPr>
  </w:style>
  <w:style w:type="paragraph" w:customStyle="1" w:styleId="Adresse">
    <w:name w:val="Adresse"/>
    <w:rsid w:val="00C26B1D"/>
    <w:pPr>
      <w:tabs>
        <w:tab w:val="right" w:pos="9360"/>
      </w:tabs>
      <w:spacing w:after="0" w:line="240" w:lineRule="auto"/>
      <w:ind w:left="0" w:firstLine="0"/>
      <w:jc w:val="left"/>
    </w:pPr>
    <w:rPr>
      <w:rFonts w:ascii="Futura" w:eastAsia="ヒラギノ角ゴ Pro W3" w:hAnsi="Futura" w:cs="Times New Roman"/>
      <w:color w:val="000000"/>
      <w:sz w:val="16"/>
      <w:szCs w:val="20"/>
      <w:lang w:val="fr-FR"/>
    </w:rPr>
  </w:style>
  <w:style w:type="character" w:customStyle="1" w:styleId="email">
    <w:name w:val="email"/>
    <w:basedOn w:val="DefaultParagraphFont"/>
    <w:uiPriority w:val="99"/>
    <w:rsid w:val="00C26B1D"/>
    <w:rPr>
      <w:rFonts w:ascii="Times New Roman" w:hAnsi="Times New Roman" w:cs="Times New Roman" w:hint="default"/>
    </w:rPr>
  </w:style>
  <w:style w:type="character" w:customStyle="1" w:styleId="bcsfield">
    <w:name w:val="bc_sfield"/>
    <w:basedOn w:val="DefaultParagraphFont"/>
    <w:rsid w:val="00C26B1D"/>
  </w:style>
  <w:style w:type="character" w:customStyle="1" w:styleId="UnresolvedMention1">
    <w:name w:val="Unresolved Mention1"/>
    <w:basedOn w:val="DefaultParagraphFont"/>
    <w:uiPriority w:val="99"/>
    <w:semiHidden/>
    <w:unhideWhenUsed/>
    <w:rsid w:val="00C26B1D"/>
    <w:rPr>
      <w:color w:val="605E5C"/>
      <w:shd w:val="clear" w:color="auto" w:fill="E1DFDD"/>
    </w:rPr>
  </w:style>
  <w:style w:type="character" w:customStyle="1" w:styleId="Heading1Char">
    <w:name w:val="Heading 1 Char"/>
    <w:basedOn w:val="DefaultParagraphFont"/>
    <w:link w:val="Heading1"/>
    <w:uiPriority w:val="9"/>
    <w:rsid w:val="001A6451"/>
    <w:rPr>
      <w:b/>
      <w:color w:val="000000"/>
    </w:rPr>
  </w:style>
  <w:style w:type="paragraph" w:styleId="Caption">
    <w:name w:val="caption"/>
    <w:basedOn w:val="Normal"/>
    <w:next w:val="Normal"/>
    <w:uiPriority w:val="35"/>
    <w:unhideWhenUsed/>
    <w:qFormat/>
    <w:rsid w:val="00C26B1D"/>
    <w:pPr>
      <w:spacing w:after="160" w:line="259" w:lineRule="auto"/>
      <w:ind w:left="0" w:firstLine="0"/>
      <w:jc w:val="left"/>
    </w:pPr>
    <w:rPr>
      <w:rFonts w:ascii="Calibri" w:eastAsia="Calibri" w:hAnsi="Calibri" w:cs="Times New Roman"/>
      <w:b/>
      <w:bCs/>
      <w:sz w:val="20"/>
      <w:szCs w:val="20"/>
    </w:rPr>
  </w:style>
  <w:style w:type="paragraph" w:styleId="TOCHeading">
    <w:name w:val="TOC Heading"/>
    <w:basedOn w:val="Heading1"/>
    <w:next w:val="Normal"/>
    <w:uiPriority w:val="39"/>
    <w:unhideWhenUsed/>
    <w:qFormat/>
    <w:rsid w:val="00C26B1D"/>
    <w:pPr>
      <w:pBdr>
        <w:top w:val="none" w:sz="0" w:space="0" w:color="auto"/>
        <w:left w:val="none" w:sz="0" w:space="0" w:color="auto"/>
        <w:bottom w:val="none" w:sz="0" w:space="0" w:color="auto"/>
        <w:right w:val="none" w:sz="0" w:space="0" w:color="auto"/>
        <w:between w:val="none" w:sz="0" w:space="0" w:color="auto"/>
      </w:pBdr>
      <w:spacing w:before="240" w:after="0"/>
      <w:ind w:left="0" w:firstLine="0"/>
      <w:outlineLvl w:val="9"/>
    </w:pPr>
    <w:rPr>
      <w:rFonts w:asciiTheme="majorHAnsi" w:eastAsiaTheme="majorEastAsia" w:hAnsiTheme="majorHAnsi" w:cstheme="majorBidi"/>
      <w:b w:val="0"/>
      <w:color w:val="365F91" w:themeColor="accent1" w:themeShade="BF"/>
      <w:sz w:val="28"/>
      <w:szCs w:val="32"/>
    </w:rPr>
  </w:style>
  <w:style w:type="paragraph" w:styleId="TOC1">
    <w:name w:val="toc 1"/>
    <w:basedOn w:val="Normal"/>
    <w:next w:val="Normal"/>
    <w:autoRedefine/>
    <w:uiPriority w:val="39"/>
    <w:unhideWhenUsed/>
    <w:rsid w:val="00C26B1D"/>
    <w:pPr>
      <w:spacing w:after="100" w:line="276" w:lineRule="auto"/>
      <w:ind w:left="0" w:firstLine="0"/>
      <w:jc w:val="left"/>
    </w:pPr>
    <w:rPr>
      <w:rFonts w:asciiTheme="minorHAnsi" w:eastAsiaTheme="minorHAnsi" w:hAnsiTheme="minorHAnsi" w:cstheme="minorBidi"/>
      <w:sz w:val="22"/>
      <w:szCs w:val="22"/>
    </w:rPr>
  </w:style>
  <w:style w:type="character" w:customStyle="1" w:styleId="TP">
    <w:name w:val="TP大标题"/>
    <w:uiPriority w:val="1"/>
    <w:qFormat/>
    <w:rsid w:val="00C26B1D"/>
    <w:rPr>
      <w:rFonts w:ascii="FrutigerNext LT Regular" w:hAnsi="FrutigerNext LT Regular" w:cs="Times New Roman"/>
      <w:bCs/>
      <w:color w:val="C00000"/>
      <w:sz w:val="60"/>
      <w:szCs w:val="60"/>
    </w:rPr>
  </w:style>
  <w:style w:type="character" w:customStyle="1" w:styleId="Heading2Char">
    <w:name w:val="Heading 2 Char"/>
    <w:basedOn w:val="DefaultParagraphFont"/>
    <w:link w:val="Heading2"/>
    <w:uiPriority w:val="9"/>
    <w:rsid w:val="00C26B1D"/>
    <w:rPr>
      <w:b/>
      <w:sz w:val="36"/>
      <w:szCs w:val="36"/>
    </w:rPr>
  </w:style>
  <w:style w:type="character" w:customStyle="1" w:styleId="Heading3Char">
    <w:name w:val="Heading 3 Char"/>
    <w:basedOn w:val="DefaultParagraphFont"/>
    <w:link w:val="Heading3"/>
    <w:uiPriority w:val="9"/>
    <w:rsid w:val="00C26B1D"/>
    <w:rPr>
      <w:b/>
      <w:sz w:val="28"/>
      <w:szCs w:val="28"/>
    </w:rPr>
  </w:style>
  <w:style w:type="paragraph" w:styleId="TOC2">
    <w:name w:val="toc 2"/>
    <w:basedOn w:val="Normal"/>
    <w:next w:val="Normal"/>
    <w:autoRedefine/>
    <w:uiPriority w:val="39"/>
    <w:unhideWhenUsed/>
    <w:rsid w:val="00C26B1D"/>
    <w:pPr>
      <w:spacing w:after="100" w:line="276" w:lineRule="auto"/>
      <w:ind w:left="220" w:firstLine="0"/>
      <w:jc w:val="left"/>
    </w:pPr>
    <w:rPr>
      <w:rFonts w:asciiTheme="minorHAnsi" w:eastAsiaTheme="minorHAnsi" w:hAnsiTheme="minorHAnsi" w:cstheme="minorBidi"/>
      <w:sz w:val="22"/>
      <w:szCs w:val="22"/>
    </w:rPr>
  </w:style>
  <w:style w:type="paragraph" w:styleId="TOC3">
    <w:name w:val="toc 3"/>
    <w:basedOn w:val="Normal"/>
    <w:next w:val="Normal"/>
    <w:autoRedefine/>
    <w:uiPriority w:val="39"/>
    <w:unhideWhenUsed/>
    <w:rsid w:val="00C26B1D"/>
    <w:pPr>
      <w:spacing w:after="100" w:line="276" w:lineRule="auto"/>
      <w:ind w:left="440" w:firstLine="0"/>
      <w:jc w:val="left"/>
    </w:pPr>
    <w:rPr>
      <w:rFonts w:asciiTheme="minorHAnsi" w:eastAsiaTheme="minorHAnsi" w:hAnsiTheme="minorHAnsi" w:cstheme="minorBidi"/>
      <w:sz w:val="22"/>
      <w:szCs w:val="22"/>
    </w:rPr>
  </w:style>
  <w:style w:type="character" w:styleId="FollowedHyperlink">
    <w:name w:val="FollowedHyperlink"/>
    <w:basedOn w:val="DefaultParagraphFont"/>
    <w:uiPriority w:val="99"/>
    <w:semiHidden/>
    <w:unhideWhenUsed/>
    <w:rsid w:val="00C26B1D"/>
    <w:rPr>
      <w:color w:val="800080"/>
      <w:u w:val="single"/>
    </w:rPr>
  </w:style>
  <w:style w:type="paragraph" w:customStyle="1" w:styleId="msonormal0">
    <w:name w:val="msonormal"/>
    <w:basedOn w:val="Normal"/>
    <w:rsid w:val="00C26B1D"/>
    <w:pPr>
      <w:spacing w:before="100" w:beforeAutospacing="1" w:after="100" w:afterAutospacing="1" w:line="240" w:lineRule="auto"/>
      <w:ind w:left="0" w:firstLine="0"/>
      <w:jc w:val="left"/>
    </w:pPr>
    <w:rPr>
      <w:rFonts w:ascii="Times New Roman" w:eastAsia="Times New Roman" w:hAnsi="Times New Roman" w:cs="Times New Roman"/>
    </w:rPr>
  </w:style>
  <w:style w:type="paragraph" w:customStyle="1" w:styleId="xl65">
    <w:name w:val="xl65"/>
    <w:basedOn w:val="Normal"/>
    <w:rsid w:val="00C26B1D"/>
    <w:pPr>
      <w:spacing w:before="100" w:beforeAutospacing="1" w:after="100" w:afterAutospacing="1" w:line="240" w:lineRule="auto"/>
      <w:ind w:left="0" w:firstLine="0"/>
      <w:jc w:val="left"/>
      <w:textAlignment w:val="bottom"/>
    </w:pPr>
    <w:rPr>
      <w:rFonts w:ascii="Times New Roman" w:eastAsia="Times New Roman" w:hAnsi="Times New Roman" w:cs="Times New Roman"/>
    </w:rPr>
  </w:style>
  <w:style w:type="paragraph" w:customStyle="1" w:styleId="xl66">
    <w:name w:val="xl66"/>
    <w:basedOn w:val="Normal"/>
    <w:rsid w:val="00C26B1D"/>
    <w:pPr>
      <w:pBdr>
        <w:top w:val="single" w:sz="4" w:space="0" w:color="auto"/>
        <w:left w:val="single" w:sz="8" w:space="0" w:color="auto"/>
        <w:bottom w:val="single" w:sz="4" w:space="0" w:color="auto"/>
        <w:right w:val="single" w:sz="4" w:space="0" w:color="auto"/>
      </w:pBdr>
      <w:shd w:val="clear" w:color="000000" w:fill="FFFF99"/>
      <w:spacing w:before="100" w:beforeAutospacing="1" w:after="100" w:afterAutospacing="1" w:line="240" w:lineRule="auto"/>
      <w:ind w:left="0" w:firstLine="0"/>
      <w:jc w:val="left"/>
    </w:pPr>
    <w:rPr>
      <w:rFonts w:ascii="Times New Roman" w:eastAsia="Times New Roman" w:hAnsi="Times New Roman" w:cs="Times New Roman"/>
      <w:b/>
      <w:bCs/>
      <w:sz w:val="18"/>
      <w:szCs w:val="18"/>
    </w:rPr>
  </w:style>
  <w:style w:type="paragraph" w:customStyle="1" w:styleId="xl67">
    <w:name w:val="xl67"/>
    <w:basedOn w:val="Normal"/>
    <w:rsid w:val="00C26B1D"/>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ind w:left="0" w:firstLine="0"/>
      <w:jc w:val="left"/>
    </w:pPr>
    <w:rPr>
      <w:rFonts w:ascii="Times New Roman" w:eastAsia="Times New Roman" w:hAnsi="Times New Roman" w:cs="Times New Roman"/>
      <w:b/>
      <w:bCs/>
      <w:sz w:val="18"/>
      <w:szCs w:val="18"/>
    </w:rPr>
  </w:style>
  <w:style w:type="paragraph" w:customStyle="1" w:styleId="xl68">
    <w:name w:val="xl68"/>
    <w:basedOn w:val="Normal"/>
    <w:rsid w:val="00C26B1D"/>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sz w:val="18"/>
      <w:szCs w:val="18"/>
    </w:rPr>
  </w:style>
  <w:style w:type="paragraph" w:customStyle="1" w:styleId="xl69">
    <w:name w:val="xl69"/>
    <w:basedOn w:val="Normal"/>
    <w:rsid w:val="00C26B1D"/>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sz w:val="18"/>
      <w:szCs w:val="18"/>
    </w:rPr>
  </w:style>
  <w:style w:type="paragraph" w:customStyle="1" w:styleId="xl70">
    <w:name w:val="xl70"/>
    <w:basedOn w:val="Normal"/>
    <w:rsid w:val="00C26B1D"/>
    <w:pPr>
      <w:pBdr>
        <w:top w:val="single" w:sz="4" w:space="0" w:color="auto"/>
        <w:left w:val="single" w:sz="4" w:space="0" w:color="auto"/>
        <w:bottom w:val="single" w:sz="4" w:space="0" w:color="auto"/>
        <w:right w:val="single" w:sz="8" w:space="0" w:color="auto"/>
      </w:pBdr>
      <w:shd w:val="clear" w:color="000000" w:fill="FFFF99"/>
      <w:spacing w:before="100" w:beforeAutospacing="1" w:after="100" w:afterAutospacing="1" w:line="240" w:lineRule="auto"/>
      <w:ind w:left="0" w:firstLine="0"/>
      <w:jc w:val="center"/>
    </w:pPr>
    <w:rPr>
      <w:rFonts w:ascii="Times New Roman" w:eastAsia="Times New Roman" w:hAnsi="Times New Roman" w:cs="Times New Roman"/>
      <w:b/>
      <w:bCs/>
      <w:sz w:val="18"/>
      <w:szCs w:val="18"/>
    </w:rPr>
  </w:style>
  <w:style w:type="paragraph" w:customStyle="1" w:styleId="xl71">
    <w:name w:val="xl71"/>
    <w:basedOn w:val="Normal"/>
    <w:rsid w:val="00C26B1D"/>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left="0" w:firstLine="0"/>
      <w:jc w:val="center"/>
    </w:pPr>
    <w:rPr>
      <w:rFonts w:ascii="Times New Roman" w:eastAsia="Times New Roman" w:hAnsi="Times New Roman" w:cs="Times New Roman"/>
      <w:sz w:val="18"/>
      <w:szCs w:val="18"/>
    </w:rPr>
  </w:style>
  <w:style w:type="paragraph" w:customStyle="1" w:styleId="xl72">
    <w:name w:val="xl72"/>
    <w:basedOn w:val="Normal"/>
    <w:rsid w:val="00C26B1D"/>
    <w:pPr>
      <w:pBdr>
        <w:top w:val="single" w:sz="4" w:space="0" w:color="auto"/>
        <w:left w:val="single" w:sz="8" w:space="0" w:color="auto"/>
        <w:bottom w:val="single" w:sz="8"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sz w:val="18"/>
      <w:szCs w:val="18"/>
    </w:rPr>
  </w:style>
  <w:style w:type="paragraph" w:customStyle="1" w:styleId="xl73">
    <w:name w:val="xl73"/>
    <w:basedOn w:val="Normal"/>
    <w:rsid w:val="00C26B1D"/>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sz w:val="18"/>
      <w:szCs w:val="18"/>
    </w:rPr>
  </w:style>
  <w:style w:type="paragraph" w:customStyle="1" w:styleId="xl74">
    <w:name w:val="xl74"/>
    <w:basedOn w:val="Normal"/>
    <w:rsid w:val="00C26B1D"/>
    <w:pPr>
      <w:pBdr>
        <w:top w:val="single" w:sz="4" w:space="0" w:color="auto"/>
        <w:left w:val="single" w:sz="4" w:space="0" w:color="auto"/>
        <w:bottom w:val="single" w:sz="8" w:space="0" w:color="auto"/>
        <w:right w:val="single" w:sz="8" w:space="0" w:color="auto"/>
      </w:pBdr>
      <w:spacing w:before="100" w:beforeAutospacing="1" w:after="100" w:afterAutospacing="1" w:line="240" w:lineRule="auto"/>
      <w:ind w:left="0" w:firstLine="0"/>
      <w:jc w:val="center"/>
    </w:pPr>
    <w:rPr>
      <w:rFonts w:ascii="Times New Roman" w:eastAsia="Times New Roman" w:hAnsi="Times New Roman" w:cs="Times New Roman"/>
      <w:sz w:val="18"/>
      <w:szCs w:val="18"/>
    </w:rPr>
  </w:style>
  <w:style w:type="paragraph" w:customStyle="1" w:styleId="xl75">
    <w:name w:val="xl75"/>
    <w:basedOn w:val="Normal"/>
    <w:rsid w:val="00C26B1D"/>
    <w:pPr>
      <w:pBdr>
        <w:top w:val="single" w:sz="8" w:space="0" w:color="auto"/>
        <w:left w:val="single" w:sz="8" w:space="0" w:color="auto"/>
        <w:bottom w:val="single" w:sz="8" w:space="0" w:color="auto"/>
        <w:right w:val="single" w:sz="8" w:space="0" w:color="auto"/>
      </w:pBdr>
      <w:shd w:val="clear" w:color="000000" w:fill="92D050"/>
      <w:spacing w:before="100" w:beforeAutospacing="1" w:after="100" w:afterAutospacing="1" w:line="240" w:lineRule="auto"/>
      <w:ind w:left="0" w:firstLine="0"/>
      <w:jc w:val="center"/>
    </w:pPr>
    <w:rPr>
      <w:rFonts w:ascii="Times New Roman" w:eastAsia="Times New Roman" w:hAnsi="Times New Roman" w:cs="Times New Roman"/>
      <w:b/>
      <w:bCs/>
    </w:rPr>
  </w:style>
  <w:style w:type="table" w:styleId="GridTable4-Accent3">
    <w:name w:val="Grid Table 4 Accent 3"/>
    <w:basedOn w:val="TableNormal"/>
    <w:uiPriority w:val="49"/>
    <w:rsid w:val="0083753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5Dark-Accent3">
    <w:name w:val="Grid Table 5 Dark Accent 3"/>
    <w:basedOn w:val="TableNormal"/>
    <w:uiPriority w:val="50"/>
    <w:rsid w:val="00C9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NoSpacing">
    <w:name w:val="No Spacing"/>
    <w:uiPriority w:val="1"/>
    <w:qFormat/>
    <w:rsid w:val="008372D6"/>
    <w:pPr>
      <w:spacing w:after="0" w:line="240" w:lineRule="auto"/>
    </w:pPr>
  </w:style>
  <w:style w:type="numbering" w:customStyle="1" w:styleId="NoList1">
    <w:name w:val="No List1"/>
    <w:next w:val="NoList"/>
    <w:uiPriority w:val="99"/>
    <w:semiHidden/>
    <w:unhideWhenUsed/>
    <w:rsid w:val="001265AF"/>
  </w:style>
  <w:style w:type="table" w:customStyle="1" w:styleId="TableGrid1">
    <w:name w:val="Table Grid1"/>
    <w:basedOn w:val="TableNormal"/>
    <w:next w:val="TableGrid"/>
    <w:uiPriority w:val="59"/>
    <w:rsid w:val="001265AF"/>
    <w:pPr>
      <w:spacing w:after="0" w:line="240" w:lineRule="auto"/>
      <w:ind w:left="0" w:firstLine="0"/>
      <w:jc w:val="left"/>
    </w:pPr>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next w:val="GridTable4-Accent3"/>
    <w:uiPriority w:val="49"/>
    <w:rsid w:val="001265AF"/>
    <w:pPr>
      <w:spacing w:after="0" w:line="240" w:lineRule="auto"/>
      <w:ind w:left="0" w:firstLine="0"/>
      <w:jc w:val="left"/>
    </w:pPr>
    <w:rPr>
      <w:rFonts w:ascii="Calibri" w:eastAsia="Calibri" w:hAnsi="Calibri" w:cs="Times New Roman"/>
      <w:sz w:val="22"/>
      <w:szCs w:val="22"/>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customStyle="1" w:styleId="font5">
    <w:name w:val="font5"/>
    <w:basedOn w:val="Normal"/>
    <w:rsid w:val="001265AF"/>
    <w:pPr>
      <w:spacing w:before="100" w:beforeAutospacing="1" w:after="100" w:afterAutospacing="1" w:line="240" w:lineRule="auto"/>
      <w:ind w:left="0" w:firstLine="0"/>
      <w:jc w:val="left"/>
    </w:pPr>
    <w:rPr>
      <w:rFonts w:eastAsia="Times New Roman"/>
      <w:sz w:val="16"/>
      <w:szCs w:val="16"/>
    </w:rPr>
  </w:style>
  <w:style w:type="paragraph" w:customStyle="1" w:styleId="xl76">
    <w:name w:val="xl76"/>
    <w:basedOn w:val="Normal"/>
    <w:rsid w:val="001265AF"/>
    <w:pPr>
      <w:pBdr>
        <w:top w:val="single" w:sz="4" w:space="0" w:color="000000"/>
        <w:left w:val="single" w:sz="4" w:space="0" w:color="000000"/>
        <w:bottom w:val="single" w:sz="4" w:space="0" w:color="000000"/>
        <w:right w:val="single" w:sz="4" w:space="0" w:color="000000"/>
      </w:pBdr>
      <w:shd w:val="clear" w:color="000000" w:fill="00AFEF"/>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77">
    <w:name w:val="xl77"/>
    <w:basedOn w:val="Normal"/>
    <w:rsid w:val="001265AF"/>
    <w:pPr>
      <w:pBdr>
        <w:top w:val="single" w:sz="4" w:space="0" w:color="000000"/>
        <w:left w:val="single" w:sz="4" w:space="0" w:color="000000"/>
        <w:bottom w:val="single" w:sz="4" w:space="0" w:color="000000"/>
        <w:right w:val="single" w:sz="4" w:space="0" w:color="000000"/>
      </w:pBdr>
      <w:shd w:val="clear" w:color="000000" w:fill="DBDBDB"/>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78">
    <w:name w:val="xl78"/>
    <w:basedOn w:val="Normal"/>
    <w:rsid w:val="001265AF"/>
    <w:pPr>
      <w:pBdr>
        <w:top w:val="single" w:sz="4" w:space="0" w:color="000000"/>
        <w:left w:val="single" w:sz="4" w:space="0" w:color="000000"/>
        <w:bottom w:val="single" w:sz="4" w:space="0" w:color="000000"/>
      </w:pBdr>
      <w:spacing w:before="100" w:beforeAutospacing="1" w:after="100" w:afterAutospacing="1" w:line="240" w:lineRule="auto"/>
      <w:ind w:left="0" w:firstLine="0"/>
      <w:jc w:val="left"/>
    </w:pPr>
    <w:rPr>
      <w:rFonts w:eastAsia="Times New Roman"/>
      <w:sz w:val="16"/>
      <w:szCs w:val="16"/>
    </w:rPr>
  </w:style>
  <w:style w:type="paragraph" w:customStyle="1" w:styleId="xl79">
    <w:name w:val="xl79"/>
    <w:basedOn w:val="Normal"/>
    <w:rsid w:val="001265AF"/>
    <w:pPr>
      <w:pBdr>
        <w:top w:val="single" w:sz="4" w:space="0" w:color="000000"/>
        <w:bottom w:val="single" w:sz="4" w:space="0" w:color="000000"/>
        <w:right w:val="single" w:sz="4" w:space="0" w:color="000000"/>
      </w:pBdr>
      <w:spacing w:before="100" w:beforeAutospacing="1" w:after="100" w:afterAutospacing="1" w:line="240" w:lineRule="auto"/>
      <w:ind w:left="0" w:firstLine="0"/>
      <w:jc w:val="left"/>
    </w:pPr>
    <w:rPr>
      <w:rFonts w:eastAsia="Times New Roman"/>
      <w:sz w:val="16"/>
      <w:szCs w:val="16"/>
    </w:rPr>
  </w:style>
  <w:style w:type="paragraph" w:customStyle="1" w:styleId="xl80">
    <w:name w:val="xl80"/>
    <w:basedOn w:val="Normal"/>
    <w:rsid w:val="001265AF"/>
    <w:pPr>
      <w:pBdr>
        <w:top w:val="single" w:sz="4" w:space="0" w:color="000000"/>
        <w:left w:val="single" w:sz="4" w:space="0" w:color="000000"/>
        <w:bottom w:val="single" w:sz="4" w:space="0" w:color="000000"/>
        <w:right w:val="single" w:sz="4" w:space="0" w:color="000000"/>
      </w:pBdr>
      <w:shd w:val="clear" w:color="000000" w:fill="DBDBDB"/>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81">
    <w:name w:val="xl81"/>
    <w:basedOn w:val="Normal"/>
    <w:rsid w:val="001265AF"/>
    <w:pPr>
      <w:pBdr>
        <w:top w:val="single" w:sz="4" w:space="0" w:color="000000"/>
        <w:left w:val="single" w:sz="4" w:space="0" w:color="000000"/>
        <w:bottom w:val="single" w:sz="4" w:space="0" w:color="000000"/>
        <w:right w:val="single" w:sz="4" w:space="0" w:color="000000"/>
      </w:pBdr>
      <w:shd w:val="clear" w:color="000000" w:fill="DBDBDB"/>
      <w:spacing w:before="100" w:beforeAutospacing="1" w:after="100" w:afterAutospacing="1" w:line="240" w:lineRule="auto"/>
      <w:ind w:left="0" w:firstLine="0"/>
      <w:jc w:val="left"/>
    </w:pPr>
    <w:rPr>
      <w:rFonts w:eastAsia="Times New Roman"/>
      <w:sz w:val="16"/>
      <w:szCs w:val="16"/>
    </w:rPr>
  </w:style>
  <w:style w:type="paragraph" w:customStyle="1" w:styleId="xl82">
    <w:name w:val="xl82"/>
    <w:basedOn w:val="Normal"/>
    <w:rsid w:val="001265AF"/>
    <w:pPr>
      <w:pBdr>
        <w:top w:val="single" w:sz="4" w:space="0" w:color="000000"/>
        <w:left w:val="single" w:sz="4" w:space="0" w:color="000000"/>
        <w:bottom w:val="single" w:sz="4" w:space="0" w:color="000000"/>
      </w:pBdr>
      <w:shd w:val="clear" w:color="000000" w:fill="00AFEF"/>
      <w:spacing w:before="100" w:beforeAutospacing="1" w:after="100" w:afterAutospacing="1" w:line="240" w:lineRule="auto"/>
      <w:ind w:left="0" w:firstLine="0"/>
      <w:jc w:val="left"/>
      <w:textAlignment w:val="center"/>
    </w:pPr>
    <w:rPr>
      <w:rFonts w:eastAsia="Times New Roman"/>
      <w:b/>
      <w:bCs/>
      <w:sz w:val="16"/>
      <w:szCs w:val="16"/>
    </w:rPr>
  </w:style>
  <w:style w:type="paragraph" w:customStyle="1" w:styleId="xl83">
    <w:name w:val="xl83"/>
    <w:basedOn w:val="Normal"/>
    <w:rsid w:val="001265AF"/>
    <w:pPr>
      <w:pBdr>
        <w:top w:val="single" w:sz="4" w:space="0" w:color="000000"/>
        <w:bottom w:val="single" w:sz="4" w:space="0" w:color="000000"/>
        <w:right w:val="single" w:sz="4" w:space="0" w:color="000000"/>
      </w:pBdr>
      <w:shd w:val="clear" w:color="000000" w:fill="00AFEF"/>
      <w:spacing w:before="100" w:beforeAutospacing="1" w:after="100" w:afterAutospacing="1" w:line="240" w:lineRule="auto"/>
      <w:ind w:left="0" w:firstLine="0"/>
      <w:jc w:val="left"/>
      <w:textAlignment w:val="center"/>
    </w:pPr>
    <w:rPr>
      <w:rFonts w:eastAsia="Times New Roman"/>
      <w:b/>
      <w:bCs/>
      <w:sz w:val="16"/>
      <w:szCs w:val="16"/>
    </w:rPr>
  </w:style>
  <w:style w:type="paragraph" w:customStyle="1" w:styleId="xl84">
    <w:name w:val="xl84"/>
    <w:basedOn w:val="Normal"/>
    <w:rsid w:val="001265AF"/>
    <w:pPr>
      <w:pBdr>
        <w:top w:val="single" w:sz="4" w:space="0" w:color="000000"/>
        <w:left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85">
    <w:name w:val="xl85"/>
    <w:basedOn w:val="Normal"/>
    <w:rsid w:val="001265AF"/>
    <w:pPr>
      <w:pBdr>
        <w:left w:val="single" w:sz="4" w:space="0" w:color="000000"/>
        <w:bottom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86">
    <w:name w:val="xl86"/>
    <w:basedOn w:val="Normal"/>
    <w:rsid w:val="001265AF"/>
    <w:pPr>
      <w:pBdr>
        <w:top w:val="single" w:sz="4" w:space="0" w:color="000000"/>
        <w:left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87">
    <w:name w:val="xl87"/>
    <w:basedOn w:val="Normal"/>
    <w:rsid w:val="001265AF"/>
    <w:pPr>
      <w:pBdr>
        <w:top w:val="single" w:sz="4" w:space="0" w:color="000000"/>
        <w:left w:val="single" w:sz="4" w:space="0" w:color="000000"/>
        <w:right w:val="single" w:sz="4" w:space="0" w:color="000000"/>
      </w:pBdr>
      <w:spacing w:before="100" w:beforeAutospacing="1" w:after="100" w:afterAutospacing="1" w:line="240" w:lineRule="auto"/>
      <w:ind w:left="0" w:firstLine="0"/>
      <w:jc w:val="left"/>
    </w:pPr>
    <w:rPr>
      <w:rFonts w:eastAsia="Times New Roman"/>
      <w:sz w:val="16"/>
      <w:szCs w:val="16"/>
    </w:rPr>
  </w:style>
  <w:style w:type="paragraph" w:customStyle="1" w:styleId="xl88">
    <w:name w:val="xl88"/>
    <w:basedOn w:val="Normal"/>
    <w:rsid w:val="001265AF"/>
    <w:pPr>
      <w:pBdr>
        <w:left w:val="single" w:sz="4" w:space="0" w:color="000000"/>
        <w:bottom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89">
    <w:name w:val="xl89"/>
    <w:basedOn w:val="Normal"/>
    <w:rsid w:val="001265AF"/>
    <w:pPr>
      <w:pBdr>
        <w:bottom w:val="single" w:sz="4" w:space="0" w:color="000000"/>
        <w:right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90">
    <w:name w:val="xl90"/>
    <w:basedOn w:val="Normal"/>
    <w:rsid w:val="001265AF"/>
    <w:pPr>
      <w:pBdr>
        <w:left w:val="single" w:sz="4" w:space="0" w:color="000000"/>
        <w:bottom w:val="single" w:sz="4" w:space="0" w:color="000000"/>
        <w:right w:val="single" w:sz="4" w:space="0" w:color="000000"/>
      </w:pBdr>
      <w:shd w:val="clear" w:color="000000" w:fill="00AFEF"/>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91">
    <w:name w:val="xl91"/>
    <w:basedOn w:val="Normal"/>
    <w:rsid w:val="001265AF"/>
    <w:pPr>
      <w:pBdr>
        <w:top w:val="single" w:sz="4" w:space="0" w:color="000000"/>
        <w:left w:val="single" w:sz="4" w:space="0" w:color="000000"/>
        <w:bottom w:val="single" w:sz="4" w:space="0" w:color="000000"/>
        <w:right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92">
    <w:name w:val="xl92"/>
    <w:basedOn w:val="Normal"/>
    <w:rsid w:val="001265AF"/>
    <w:pPr>
      <w:pBdr>
        <w:top w:val="single" w:sz="4" w:space="0" w:color="000000"/>
        <w:left w:val="single" w:sz="4" w:space="0" w:color="000000"/>
        <w:bottom w:val="single" w:sz="4" w:space="0" w:color="000000"/>
        <w:right w:val="single" w:sz="4" w:space="0" w:color="000000"/>
      </w:pBdr>
      <w:shd w:val="clear" w:color="000000" w:fill="DBDBDB"/>
      <w:spacing w:before="100" w:beforeAutospacing="1" w:after="100" w:afterAutospacing="1" w:line="240" w:lineRule="auto"/>
      <w:ind w:left="0" w:firstLine="0"/>
      <w:jc w:val="left"/>
    </w:pPr>
    <w:rPr>
      <w:rFonts w:eastAsia="Times New Roman"/>
      <w:sz w:val="16"/>
      <w:szCs w:val="16"/>
    </w:rPr>
  </w:style>
  <w:style w:type="paragraph" w:customStyle="1" w:styleId="xl93">
    <w:name w:val="xl93"/>
    <w:basedOn w:val="Normal"/>
    <w:rsid w:val="001265AF"/>
    <w:pPr>
      <w:pBdr>
        <w:top w:val="single" w:sz="8" w:space="0" w:color="auto"/>
        <w:left w:val="single" w:sz="8" w:space="0" w:color="auto"/>
        <w:bottom w:val="single" w:sz="4" w:space="0" w:color="000000"/>
        <w:right w:val="single" w:sz="4" w:space="0" w:color="000000"/>
      </w:pBdr>
      <w:shd w:val="clear" w:color="000000" w:fill="C0C0C0"/>
      <w:spacing w:before="100" w:beforeAutospacing="1" w:after="100" w:afterAutospacing="1" w:line="240" w:lineRule="auto"/>
      <w:ind w:left="0" w:firstLine="0"/>
      <w:jc w:val="left"/>
    </w:pPr>
    <w:rPr>
      <w:rFonts w:eastAsia="Times New Roman"/>
      <w:b/>
      <w:bCs/>
      <w:sz w:val="16"/>
      <w:szCs w:val="16"/>
    </w:rPr>
  </w:style>
  <w:style w:type="paragraph" w:customStyle="1" w:styleId="xl94">
    <w:name w:val="xl94"/>
    <w:basedOn w:val="Normal"/>
    <w:rsid w:val="001265AF"/>
    <w:pPr>
      <w:pBdr>
        <w:top w:val="single" w:sz="8" w:space="0" w:color="auto"/>
        <w:left w:val="single" w:sz="4" w:space="0" w:color="000000"/>
        <w:bottom w:val="single" w:sz="4" w:space="0" w:color="000000"/>
        <w:right w:val="single" w:sz="4" w:space="0" w:color="000000"/>
      </w:pBdr>
      <w:shd w:val="clear" w:color="000000" w:fill="C0C0C0"/>
      <w:spacing w:before="100" w:beforeAutospacing="1" w:after="100" w:afterAutospacing="1" w:line="240" w:lineRule="auto"/>
      <w:ind w:left="0" w:firstLine="0"/>
      <w:jc w:val="left"/>
    </w:pPr>
    <w:rPr>
      <w:rFonts w:eastAsia="Times New Roman"/>
      <w:b/>
      <w:bCs/>
      <w:sz w:val="16"/>
      <w:szCs w:val="16"/>
    </w:rPr>
  </w:style>
  <w:style w:type="paragraph" w:customStyle="1" w:styleId="xl95">
    <w:name w:val="xl95"/>
    <w:basedOn w:val="Normal"/>
    <w:rsid w:val="001265AF"/>
    <w:pPr>
      <w:pBdr>
        <w:top w:val="single" w:sz="8" w:space="0" w:color="auto"/>
        <w:left w:val="single" w:sz="4" w:space="0" w:color="000000"/>
        <w:bottom w:val="single" w:sz="4" w:space="0" w:color="000000"/>
        <w:right w:val="single" w:sz="4" w:space="0" w:color="000000"/>
      </w:pBdr>
      <w:shd w:val="clear" w:color="000000" w:fill="C0C0C0"/>
      <w:spacing w:before="100" w:beforeAutospacing="1" w:after="100" w:afterAutospacing="1" w:line="240" w:lineRule="auto"/>
      <w:ind w:left="0" w:firstLine="0"/>
      <w:jc w:val="left"/>
      <w:textAlignment w:val="center"/>
    </w:pPr>
    <w:rPr>
      <w:rFonts w:eastAsia="Times New Roman"/>
      <w:b/>
      <w:bCs/>
      <w:sz w:val="16"/>
      <w:szCs w:val="16"/>
    </w:rPr>
  </w:style>
  <w:style w:type="paragraph" w:customStyle="1" w:styleId="xl96">
    <w:name w:val="xl96"/>
    <w:basedOn w:val="Normal"/>
    <w:rsid w:val="001265AF"/>
    <w:pPr>
      <w:pBdr>
        <w:top w:val="single" w:sz="8" w:space="0" w:color="auto"/>
        <w:left w:val="single" w:sz="4" w:space="0" w:color="000000"/>
        <w:bottom w:val="single" w:sz="4" w:space="0" w:color="000000"/>
        <w:right w:val="single" w:sz="8" w:space="0" w:color="auto"/>
      </w:pBdr>
      <w:shd w:val="clear" w:color="000000" w:fill="C0C0C0"/>
      <w:spacing w:before="100" w:beforeAutospacing="1" w:after="100" w:afterAutospacing="1" w:line="240" w:lineRule="auto"/>
      <w:ind w:left="0" w:firstLine="0"/>
      <w:jc w:val="left"/>
      <w:textAlignment w:val="center"/>
    </w:pPr>
    <w:rPr>
      <w:rFonts w:eastAsia="Times New Roman"/>
      <w:b/>
      <w:bCs/>
      <w:sz w:val="16"/>
      <w:szCs w:val="16"/>
    </w:rPr>
  </w:style>
  <w:style w:type="paragraph" w:customStyle="1" w:styleId="xl97">
    <w:name w:val="xl97"/>
    <w:basedOn w:val="Normal"/>
    <w:rsid w:val="001265AF"/>
    <w:pPr>
      <w:pBdr>
        <w:top w:val="single" w:sz="4" w:space="0" w:color="000000"/>
        <w:left w:val="single" w:sz="8" w:space="0" w:color="auto"/>
        <w:bottom w:val="single" w:sz="4" w:space="0" w:color="000000"/>
        <w:right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98">
    <w:name w:val="xl98"/>
    <w:basedOn w:val="Normal"/>
    <w:rsid w:val="001265AF"/>
    <w:pPr>
      <w:pBdr>
        <w:top w:val="single" w:sz="4" w:space="0" w:color="000000"/>
        <w:left w:val="single" w:sz="4" w:space="0" w:color="000000"/>
        <w:bottom w:val="single" w:sz="4" w:space="0" w:color="000000"/>
        <w:right w:val="single" w:sz="8" w:space="0" w:color="auto"/>
      </w:pBdr>
      <w:shd w:val="clear" w:color="000000" w:fill="00AFEF"/>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99">
    <w:name w:val="xl99"/>
    <w:basedOn w:val="Normal"/>
    <w:rsid w:val="001265AF"/>
    <w:pPr>
      <w:pBdr>
        <w:top w:val="single" w:sz="4" w:space="0" w:color="000000"/>
        <w:left w:val="single" w:sz="8" w:space="0" w:color="auto"/>
        <w:bottom w:val="single" w:sz="4" w:space="0" w:color="000000"/>
        <w:right w:val="single" w:sz="4" w:space="0" w:color="000000"/>
      </w:pBdr>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00">
    <w:name w:val="xl100"/>
    <w:basedOn w:val="Normal"/>
    <w:rsid w:val="001265AF"/>
    <w:pPr>
      <w:pBdr>
        <w:top w:val="single" w:sz="4" w:space="0" w:color="000000"/>
        <w:left w:val="single" w:sz="4" w:space="0" w:color="000000"/>
        <w:bottom w:val="single" w:sz="4" w:space="0" w:color="000000"/>
        <w:right w:val="single" w:sz="8" w:space="0" w:color="auto"/>
      </w:pBdr>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01">
    <w:name w:val="xl101"/>
    <w:basedOn w:val="Normal"/>
    <w:rsid w:val="001265AF"/>
    <w:pPr>
      <w:pBdr>
        <w:top w:val="single" w:sz="4" w:space="0" w:color="000000"/>
        <w:left w:val="single" w:sz="8" w:space="0" w:color="auto"/>
        <w:bottom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102">
    <w:name w:val="xl102"/>
    <w:basedOn w:val="Normal"/>
    <w:rsid w:val="001265AF"/>
    <w:pPr>
      <w:pBdr>
        <w:top w:val="single" w:sz="4" w:space="0" w:color="000000"/>
        <w:left w:val="single" w:sz="4" w:space="0" w:color="000000"/>
        <w:bottom w:val="single" w:sz="4" w:space="0" w:color="000000"/>
        <w:right w:val="single" w:sz="8" w:space="0" w:color="auto"/>
      </w:pBdr>
      <w:spacing w:before="100" w:beforeAutospacing="1" w:after="100" w:afterAutospacing="1" w:line="240" w:lineRule="auto"/>
      <w:ind w:left="0" w:firstLine="0"/>
      <w:jc w:val="left"/>
    </w:pPr>
    <w:rPr>
      <w:rFonts w:eastAsia="Times New Roman"/>
      <w:sz w:val="16"/>
      <w:szCs w:val="16"/>
    </w:rPr>
  </w:style>
  <w:style w:type="paragraph" w:customStyle="1" w:styleId="xl103">
    <w:name w:val="xl103"/>
    <w:basedOn w:val="Normal"/>
    <w:rsid w:val="001265AF"/>
    <w:pPr>
      <w:pBdr>
        <w:top w:val="single" w:sz="4" w:space="0" w:color="000000"/>
        <w:left w:val="single" w:sz="8" w:space="0" w:color="auto"/>
        <w:bottom w:val="single" w:sz="4" w:space="0" w:color="000000"/>
        <w:right w:val="single" w:sz="4" w:space="0" w:color="000000"/>
      </w:pBdr>
      <w:spacing w:before="100" w:beforeAutospacing="1" w:after="100" w:afterAutospacing="1" w:line="240" w:lineRule="auto"/>
      <w:ind w:left="0" w:firstLine="0"/>
      <w:jc w:val="left"/>
    </w:pPr>
    <w:rPr>
      <w:rFonts w:eastAsia="Times New Roman"/>
      <w:sz w:val="16"/>
      <w:szCs w:val="16"/>
    </w:rPr>
  </w:style>
  <w:style w:type="paragraph" w:customStyle="1" w:styleId="xl104">
    <w:name w:val="xl104"/>
    <w:basedOn w:val="Normal"/>
    <w:rsid w:val="001265AF"/>
    <w:pPr>
      <w:pBdr>
        <w:top w:val="single" w:sz="4" w:space="0" w:color="000000"/>
        <w:left w:val="single" w:sz="4" w:space="0" w:color="000000"/>
        <w:bottom w:val="single" w:sz="4" w:space="0" w:color="000000"/>
        <w:right w:val="single" w:sz="8" w:space="0" w:color="auto"/>
      </w:pBdr>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105">
    <w:name w:val="xl105"/>
    <w:basedOn w:val="Normal"/>
    <w:rsid w:val="001265AF"/>
    <w:pPr>
      <w:pBdr>
        <w:top w:val="single" w:sz="4" w:space="0" w:color="000000"/>
        <w:left w:val="single" w:sz="8" w:space="0" w:color="auto"/>
        <w:bottom w:val="single" w:sz="4" w:space="0" w:color="000000"/>
        <w:right w:val="single" w:sz="4" w:space="0" w:color="000000"/>
      </w:pBdr>
      <w:shd w:val="clear" w:color="000000" w:fill="00AFEF"/>
      <w:spacing w:before="100" w:beforeAutospacing="1" w:after="100" w:afterAutospacing="1" w:line="240" w:lineRule="auto"/>
      <w:ind w:left="0" w:firstLine="0"/>
      <w:jc w:val="left"/>
      <w:textAlignment w:val="center"/>
    </w:pPr>
    <w:rPr>
      <w:rFonts w:eastAsia="Times New Roman"/>
      <w:b/>
      <w:bCs/>
      <w:sz w:val="16"/>
      <w:szCs w:val="16"/>
    </w:rPr>
  </w:style>
  <w:style w:type="paragraph" w:customStyle="1" w:styleId="xl106">
    <w:name w:val="xl106"/>
    <w:basedOn w:val="Normal"/>
    <w:rsid w:val="001265AF"/>
    <w:pPr>
      <w:pBdr>
        <w:top w:val="single" w:sz="4" w:space="0" w:color="000000"/>
        <w:left w:val="single" w:sz="4" w:space="0" w:color="000000"/>
        <w:bottom w:val="single" w:sz="4" w:space="0" w:color="000000"/>
        <w:right w:val="single" w:sz="8" w:space="0" w:color="auto"/>
      </w:pBdr>
      <w:shd w:val="clear" w:color="000000" w:fill="00AFEF"/>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07">
    <w:name w:val="xl107"/>
    <w:basedOn w:val="Normal"/>
    <w:rsid w:val="001265AF"/>
    <w:pPr>
      <w:pBdr>
        <w:top w:val="single" w:sz="4" w:space="0" w:color="000000"/>
        <w:left w:val="single" w:sz="8" w:space="0" w:color="auto"/>
        <w:bottom w:val="single" w:sz="4" w:space="0" w:color="000000"/>
        <w:right w:val="single" w:sz="4" w:space="0" w:color="000000"/>
      </w:pBdr>
      <w:shd w:val="clear" w:color="000000" w:fill="DBDBDB"/>
      <w:spacing w:before="100" w:beforeAutospacing="1" w:after="100" w:afterAutospacing="1" w:line="240" w:lineRule="auto"/>
      <w:ind w:left="0" w:firstLine="0"/>
      <w:jc w:val="left"/>
    </w:pPr>
    <w:rPr>
      <w:rFonts w:eastAsia="Times New Roman"/>
      <w:sz w:val="16"/>
      <w:szCs w:val="16"/>
    </w:rPr>
  </w:style>
  <w:style w:type="paragraph" w:customStyle="1" w:styleId="xl108">
    <w:name w:val="xl108"/>
    <w:basedOn w:val="Normal"/>
    <w:rsid w:val="001265AF"/>
    <w:pPr>
      <w:pBdr>
        <w:top w:val="single" w:sz="4" w:space="0" w:color="000000"/>
        <w:left w:val="single" w:sz="4" w:space="0" w:color="000000"/>
        <w:bottom w:val="single" w:sz="4" w:space="0" w:color="000000"/>
        <w:right w:val="single" w:sz="8" w:space="0" w:color="auto"/>
      </w:pBdr>
      <w:shd w:val="clear" w:color="000000" w:fill="DBDBDB"/>
      <w:spacing w:before="100" w:beforeAutospacing="1" w:after="100" w:afterAutospacing="1" w:line="240" w:lineRule="auto"/>
      <w:ind w:left="0" w:firstLine="0"/>
      <w:jc w:val="left"/>
    </w:pPr>
    <w:rPr>
      <w:rFonts w:eastAsia="Times New Roman"/>
      <w:sz w:val="16"/>
      <w:szCs w:val="16"/>
    </w:rPr>
  </w:style>
  <w:style w:type="paragraph" w:customStyle="1" w:styleId="xl109">
    <w:name w:val="xl109"/>
    <w:basedOn w:val="Normal"/>
    <w:rsid w:val="001265AF"/>
    <w:pPr>
      <w:pBdr>
        <w:top w:val="single" w:sz="4" w:space="0" w:color="000000"/>
        <w:left w:val="single" w:sz="4" w:space="0" w:color="000000"/>
        <w:bottom w:val="single" w:sz="4" w:space="0" w:color="000000"/>
        <w:right w:val="single" w:sz="8" w:space="0" w:color="auto"/>
      </w:pBdr>
      <w:shd w:val="clear" w:color="000000" w:fill="DBDBDB"/>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10">
    <w:name w:val="xl110"/>
    <w:basedOn w:val="Normal"/>
    <w:rsid w:val="001265AF"/>
    <w:pPr>
      <w:pBdr>
        <w:top w:val="single" w:sz="4" w:space="0" w:color="000000"/>
        <w:left w:val="single" w:sz="8" w:space="0" w:color="auto"/>
        <w:bottom w:val="single" w:sz="4" w:space="0" w:color="000000"/>
        <w:right w:val="single" w:sz="4" w:space="0" w:color="000000"/>
      </w:pBdr>
      <w:shd w:val="clear" w:color="000000" w:fill="DBDBDB"/>
      <w:spacing w:before="100" w:beforeAutospacing="1" w:after="100" w:afterAutospacing="1" w:line="240" w:lineRule="auto"/>
      <w:ind w:left="0" w:firstLine="0"/>
      <w:jc w:val="left"/>
    </w:pPr>
    <w:rPr>
      <w:rFonts w:eastAsia="Times New Roman"/>
      <w:sz w:val="16"/>
      <w:szCs w:val="16"/>
    </w:rPr>
  </w:style>
  <w:style w:type="paragraph" w:customStyle="1" w:styleId="xl111">
    <w:name w:val="xl111"/>
    <w:basedOn w:val="Normal"/>
    <w:rsid w:val="001265AF"/>
    <w:pPr>
      <w:pBdr>
        <w:top w:val="single" w:sz="4" w:space="0" w:color="000000"/>
        <w:left w:val="single" w:sz="8" w:space="0" w:color="auto"/>
        <w:right w:val="single" w:sz="4" w:space="0" w:color="000000"/>
      </w:pBdr>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12">
    <w:name w:val="xl112"/>
    <w:basedOn w:val="Normal"/>
    <w:rsid w:val="001265AF"/>
    <w:pPr>
      <w:pBdr>
        <w:left w:val="single" w:sz="8" w:space="0" w:color="auto"/>
        <w:bottom w:val="single" w:sz="4" w:space="0" w:color="000000"/>
        <w:right w:val="single" w:sz="4" w:space="0" w:color="000000"/>
      </w:pBdr>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13">
    <w:name w:val="xl113"/>
    <w:basedOn w:val="Normal"/>
    <w:rsid w:val="001265AF"/>
    <w:pPr>
      <w:pBdr>
        <w:top w:val="single" w:sz="4" w:space="0" w:color="000000"/>
        <w:left w:val="single" w:sz="8" w:space="0" w:color="auto"/>
        <w:right w:val="single" w:sz="4" w:space="0" w:color="000000"/>
      </w:pBdr>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114">
    <w:name w:val="xl114"/>
    <w:basedOn w:val="Normal"/>
    <w:rsid w:val="001265AF"/>
    <w:pPr>
      <w:pBdr>
        <w:top w:val="single" w:sz="4" w:space="0" w:color="000000"/>
        <w:left w:val="single" w:sz="4" w:space="0" w:color="000000"/>
        <w:right w:val="single" w:sz="8" w:space="0" w:color="auto"/>
      </w:pBdr>
      <w:spacing w:before="100" w:beforeAutospacing="1" w:after="100" w:afterAutospacing="1" w:line="240" w:lineRule="auto"/>
      <w:ind w:left="0" w:firstLine="0"/>
      <w:jc w:val="left"/>
    </w:pPr>
    <w:rPr>
      <w:rFonts w:eastAsia="Times New Roman"/>
      <w:sz w:val="16"/>
      <w:szCs w:val="16"/>
    </w:rPr>
  </w:style>
  <w:style w:type="paragraph" w:customStyle="1" w:styleId="xl115">
    <w:name w:val="xl115"/>
    <w:basedOn w:val="Normal"/>
    <w:rsid w:val="001265AF"/>
    <w:pPr>
      <w:pBdr>
        <w:left w:val="single" w:sz="8" w:space="0" w:color="auto"/>
        <w:bottom w:val="single" w:sz="4" w:space="0" w:color="000000"/>
        <w:right w:val="single" w:sz="4" w:space="0" w:color="000000"/>
      </w:pBdr>
      <w:shd w:val="clear" w:color="000000" w:fill="00AFEF"/>
      <w:spacing w:before="100" w:beforeAutospacing="1" w:after="100" w:afterAutospacing="1" w:line="240" w:lineRule="auto"/>
      <w:ind w:left="0" w:firstLine="0"/>
      <w:jc w:val="left"/>
      <w:textAlignment w:val="center"/>
    </w:pPr>
    <w:rPr>
      <w:rFonts w:eastAsia="Times New Roman"/>
      <w:b/>
      <w:bCs/>
      <w:sz w:val="16"/>
      <w:szCs w:val="16"/>
    </w:rPr>
  </w:style>
  <w:style w:type="paragraph" w:customStyle="1" w:styleId="xl116">
    <w:name w:val="xl116"/>
    <w:basedOn w:val="Normal"/>
    <w:rsid w:val="001265AF"/>
    <w:pPr>
      <w:pBdr>
        <w:left w:val="single" w:sz="4" w:space="0" w:color="000000"/>
        <w:bottom w:val="single" w:sz="4" w:space="0" w:color="000000"/>
        <w:right w:val="single" w:sz="8" w:space="0" w:color="auto"/>
      </w:pBdr>
      <w:shd w:val="clear" w:color="000000" w:fill="00AFEF"/>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17">
    <w:name w:val="xl117"/>
    <w:basedOn w:val="Normal"/>
    <w:rsid w:val="001265AF"/>
    <w:pPr>
      <w:pBdr>
        <w:top w:val="single" w:sz="4" w:space="0" w:color="000000"/>
        <w:left w:val="single" w:sz="8" w:space="0" w:color="auto"/>
        <w:bottom w:val="single" w:sz="4" w:space="0" w:color="000000"/>
        <w:right w:val="single" w:sz="4" w:space="0" w:color="000000"/>
      </w:pBdr>
      <w:shd w:val="clear" w:color="000000" w:fill="00AFEF"/>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118">
    <w:name w:val="xl118"/>
    <w:basedOn w:val="Normal"/>
    <w:rsid w:val="001265AF"/>
    <w:pPr>
      <w:pBdr>
        <w:top w:val="single" w:sz="4" w:space="0" w:color="000000"/>
        <w:left w:val="single" w:sz="8" w:space="0" w:color="auto"/>
        <w:bottom w:val="single" w:sz="4" w:space="0" w:color="000000"/>
        <w:right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119">
    <w:name w:val="xl119"/>
    <w:basedOn w:val="Normal"/>
    <w:rsid w:val="001265AF"/>
    <w:pPr>
      <w:pBdr>
        <w:top w:val="single" w:sz="4" w:space="0" w:color="000000"/>
        <w:left w:val="single" w:sz="8" w:space="0" w:color="auto"/>
        <w:bottom w:val="single" w:sz="4" w:space="0" w:color="000000"/>
        <w:right w:val="single" w:sz="4" w:space="0" w:color="000000"/>
      </w:pBdr>
      <w:spacing w:before="100" w:beforeAutospacing="1" w:after="100" w:afterAutospacing="1" w:line="240" w:lineRule="auto"/>
      <w:ind w:left="0" w:firstLine="0"/>
      <w:jc w:val="left"/>
    </w:pPr>
    <w:rPr>
      <w:rFonts w:eastAsia="Times New Roman"/>
      <w:sz w:val="16"/>
      <w:szCs w:val="16"/>
    </w:rPr>
  </w:style>
  <w:style w:type="paragraph" w:customStyle="1" w:styleId="xl120">
    <w:name w:val="xl120"/>
    <w:basedOn w:val="Normal"/>
    <w:rsid w:val="001265AF"/>
    <w:pPr>
      <w:pBdr>
        <w:top w:val="single" w:sz="4" w:space="0" w:color="000000"/>
        <w:left w:val="single" w:sz="8" w:space="0" w:color="auto"/>
        <w:bottom w:val="single" w:sz="8" w:space="0" w:color="auto"/>
        <w:right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121">
    <w:name w:val="xl121"/>
    <w:basedOn w:val="Normal"/>
    <w:rsid w:val="001265AF"/>
    <w:pPr>
      <w:pBdr>
        <w:top w:val="single" w:sz="4" w:space="0" w:color="000000"/>
        <w:left w:val="single" w:sz="4" w:space="0" w:color="000000"/>
        <w:bottom w:val="single" w:sz="8" w:space="0" w:color="auto"/>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122">
    <w:name w:val="xl122"/>
    <w:basedOn w:val="Normal"/>
    <w:rsid w:val="001265AF"/>
    <w:pPr>
      <w:pBdr>
        <w:top w:val="single" w:sz="4" w:space="0" w:color="000000"/>
        <w:bottom w:val="single" w:sz="8" w:space="0" w:color="auto"/>
        <w:right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123">
    <w:name w:val="xl123"/>
    <w:basedOn w:val="Normal"/>
    <w:rsid w:val="001265AF"/>
    <w:pPr>
      <w:pBdr>
        <w:top w:val="single" w:sz="4" w:space="0" w:color="000000"/>
        <w:left w:val="single" w:sz="4" w:space="0" w:color="000000"/>
        <w:bottom w:val="single" w:sz="8" w:space="0" w:color="auto"/>
        <w:right w:val="single" w:sz="4" w:space="0" w:color="000000"/>
      </w:pBdr>
      <w:shd w:val="clear" w:color="000000" w:fill="00AFEF"/>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124">
    <w:name w:val="xl124"/>
    <w:basedOn w:val="Normal"/>
    <w:rsid w:val="001265AF"/>
    <w:pPr>
      <w:pBdr>
        <w:top w:val="single" w:sz="4" w:space="0" w:color="000000"/>
        <w:left w:val="single" w:sz="4" w:space="0" w:color="000000"/>
        <w:bottom w:val="single" w:sz="8" w:space="0" w:color="auto"/>
        <w:right w:val="single" w:sz="8" w:space="0" w:color="auto"/>
      </w:pBdr>
      <w:shd w:val="clear" w:color="000000" w:fill="00AFEF"/>
      <w:spacing w:before="100" w:beforeAutospacing="1" w:after="100" w:afterAutospacing="1" w:line="240" w:lineRule="auto"/>
      <w:ind w:left="0" w:firstLine="0"/>
      <w:jc w:val="left"/>
      <w:textAlignment w:val="bottom"/>
    </w:pPr>
    <w:rPr>
      <w:rFonts w:eastAsia="Times New Roman"/>
      <w:sz w:val="16"/>
      <w:szCs w:val="16"/>
    </w:rPr>
  </w:style>
  <w:style w:type="paragraph" w:customStyle="1" w:styleId="font6">
    <w:name w:val="font6"/>
    <w:basedOn w:val="Normal"/>
    <w:rsid w:val="001265AF"/>
    <w:pPr>
      <w:spacing w:before="100" w:beforeAutospacing="1" w:after="100" w:afterAutospacing="1" w:line="240" w:lineRule="auto"/>
      <w:ind w:left="0" w:firstLine="0"/>
      <w:jc w:val="left"/>
    </w:pPr>
    <w:rPr>
      <w:rFonts w:ascii="Arial MT" w:eastAsia="Times New Roman" w:hAnsi="Arial MT" w:cs="Times New Roman"/>
      <w:sz w:val="20"/>
      <w:szCs w:val="20"/>
    </w:rPr>
  </w:style>
  <w:style w:type="paragraph" w:customStyle="1" w:styleId="xl125">
    <w:name w:val="xl125"/>
    <w:basedOn w:val="Normal"/>
    <w:rsid w:val="001265AF"/>
    <w:pPr>
      <w:pBdr>
        <w:top w:val="single" w:sz="4" w:space="0" w:color="000000"/>
        <w:bottom w:val="single" w:sz="4" w:space="0" w:color="000000"/>
      </w:pBdr>
      <w:shd w:val="clear" w:color="000000" w:fill="92D050"/>
      <w:spacing w:before="100" w:beforeAutospacing="1" w:after="100" w:afterAutospacing="1" w:line="240" w:lineRule="auto"/>
      <w:ind w:left="0" w:firstLine="0"/>
      <w:jc w:val="center"/>
      <w:textAlignment w:val="center"/>
    </w:pPr>
    <w:rPr>
      <w:rFonts w:eastAsia="Times New Roman"/>
      <w:b/>
      <w:bCs/>
    </w:rPr>
  </w:style>
  <w:style w:type="paragraph" w:customStyle="1" w:styleId="xl126">
    <w:name w:val="xl126"/>
    <w:basedOn w:val="Normal"/>
    <w:rsid w:val="001265AF"/>
    <w:pPr>
      <w:pBdr>
        <w:top w:val="single" w:sz="4" w:space="0" w:color="000000"/>
        <w:bottom w:val="single" w:sz="4" w:space="0" w:color="000000"/>
        <w:right w:val="single" w:sz="8" w:space="0" w:color="auto"/>
      </w:pBdr>
      <w:shd w:val="clear" w:color="000000" w:fill="92D050"/>
      <w:spacing w:before="100" w:beforeAutospacing="1" w:after="100" w:afterAutospacing="1" w:line="240" w:lineRule="auto"/>
      <w:ind w:left="0" w:firstLine="0"/>
      <w:jc w:val="center"/>
      <w:textAlignment w:val="center"/>
    </w:pPr>
    <w:rPr>
      <w:rFonts w:eastAsia="Times New Roman"/>
      <w:b/>
      <w:bCs/>
    </w:rPr>
  </w:style>
  <w:style w:type="paragraph" w:customStyle="1" w:styleId="xl127">
    <w:name w:val="xl127"/>
    <w:basedOn w:val="Normal"/>
    <w:rsid w:val="001265AF"/>
    <w:pPr>
      <w:pBdr>
        <w:top w:val="single" w:sz="4" w:space="0" w:color="000000"/>
        <w:left w:val="single" w:sz="8" w:space="0" w:color="auto"/>
        <w:bottom w:val="single" w:sz="4" w:space="0" w:color="000000"/>
      </w:pBdr>
      <w:spacing w:before="100" w:beforeAutospacing="1" w:after="100" w:afterAutospacing="1" w:line="240" w:lineRule="auto"/>
      <w:ind w:left="0" w:firstLine="0"/>
      <w:jc w:val="center"/>
    </w:pPr>
    <w:rPr>
      <w:rFonts w:eastAsia="Times New Roman"/>
    </w:rPr>
  </w:style>
  <w:style w:type="paragraph" w:customStyle="1" w:styleId="xl128">
    <w:name w:val="xl128"/>
    <w:basedOn w:val="Normal"/>
    <w:rsid w:val="001265AF"/>
    <w:pPr>
      <w:pBdr>
        <w:top w:val="single" w:sz="4" w:space="0" w:color="000000"/>
        <w:bottom w:val="single" w:sz="4" w:space="0" w:color="000000"/>
      </w:pBdr>
      <w:spacing w:before="100" w:beforeAutospacing="1" w:after="100" w:afterAutospacing="1" w:line="240" w:lineRule="auto"/>
      <w:ind w:left="0" w:firstLine="0"/>
      <w:jc w:val="center"/>
    </w:pPr>
    <w:rPr>
      <w:rFonts w:eastAsia="Times New Roman"/>
    </w:rPr>
  </w:style>
  <w:style w:type="paragraph" w:customStyle="1" w:styleId="xl129">
    <w:name w:val="xl129"/>
    <w:basedOn w:val="Normal"/>
    <w:rsid w:val="001265AF"/>
    <w:pPr>
      <w:pBdr>
        <w:top w:val="single" w:sz="4" w:space="0" w:color="000000"/>
        <w:bottom w:val="single" w:sz="4" w:space="0" w:color="000000"/>
        <w:right w:val="single" w:sz="4" w:space="0" w:color="000000"/>
      </w:pBdr>
      <w:spacing w:before="100" w:beforeAutospacing="1" w:after="100" w:afterAutospacing="1" w:line="240" w:lineRule="auto"/>
      <w:ind w:left="0" w:firstLine="0"/>
      <w:jc w:val="center"/>
    </w:pPr>
    <w:rPr>
      <w:rFonts w:eastAsia="Times New Roman"/>
    </w:rPr>
  </w:style>
  <w:style w:type="paragraph" w:customStyle="1" w:styleId="xl130">
    <w:name w:val="xl130"/>
    <w:basedOn w:val="Normal"/>
    <w:rsid w:val="001265AF"/>
    <w:pPr>
      <w:pBdr>
        <w:top w:val="single" w:sz="4" w:space="0" w:color="000000"/>
        <w:left w:val="single" w:sz="8" w:space="0" w:color="auto"/>
        <w:bottom w:val="single" w:sz="4" w:space="0" w:color="000000"/>
      </w:pBdr>
      <w:spacing w:before="100" w:beforeAutospacing="1" w:after="100" w:afterAutospacing="1" w:line="240" w:lineRule="auto"/>
      <w:ind w:left="0" w:firstLine="0"/>
      <w:jc w:val="center"/>
    </w:pPr>
    <w:rPr>
      <w:rFonts w:eastAsia="Times New Roman"/>
    </w:rPr>
  </w:style>
  <w:style w:type="paragraph" w:customStyle="1" w:styleId="xl131">
    <w:name w:val="xl131"/>
    <w:basedOn w:val="Normal"/>
    <w:rsid w:val="001265AF"/>
    <w:pPr>
      <w:pBdr>
        <w:top w:val="single" w:sz="4" w:space="0" w:color="000000"/>
        <w:bottom w:val="single" w:sz="4" w:space="0" w:color="000000"/>
      </w:pBdr>
      <w:spacing w:before="100" w:beforeAutospacing="1" w:after="100" w:afterAutospacing="1" w:line="240" w:lineRule="auto"/>
      <w:ind w:left="0" w:firstLine="0"/>
      <w:jc w:val="center"/>
    </w:pPr>
    <w:rPr>
      <w:rFonts w:eastAsia="Times New Roman"/>
    </w:rPr>
  </w:style>
  <w:style w:type="paragraph" w:customStyle="1" w:styleId="xl132">
    <w:name w:val="xl132"/>
    <w:basedOn w:val="Normal"/>
    <w:rsid w:val="001265AF"/>
    <w:pPr>
      <w:pBdr>
        <w:top w:val="single" w:sz="4" w:space="0" w:color="000000"/>
        <w:bottom w:val="single" w:sz="4" w:space="0" w:color="000000"/>
        <w:right w:val="single" w:sz="4" w:space="0" w:color="000000"/>
      </w:pBdr>
      <w:spacing w:before="100" w:beforeAutospacing="1" w:after="100" w:afterAutospacing="1" w:line="240" w:lineRule="auto"/>
      <w:ind w:left="0" w:firstLine="0"/>
      <w:jc w:val="center"/>
    </w:pPr>
    <w:rPr>
      <w:rFonts w:eastAsia="Times New Roman"/>
    </w:rPr>
  </w:style>
  <w:style w:type="paragraph" w:customStyle="1" w:styleId="xl133">
    <w:name w:val="xl133"/>
    <w:basedOn w:val="Normal"/>
    <w:rsid w:val="001265AF"/>
    <w:pPr>
      <w:pBdr>
        <w:left w:val="single" w:sz="4" w:space="0" w:color="000000"/>
        <w:bottom w:val="single" w:sz="4" w:space="0" w:color="000000"/>
      </w:pBdr>
      <w:shd w:val="clear" w:color="000000" w:fill="92D050"/>
      <w:spacing w:before="100" w:beforeAutospacing="1" w:after="100" w:afterAutospacing="1" w:line="240" w:lineRule="auto"/>
      <w:ind w:left="0" w:firstLine="0"/>
      <w:jc w:val="center"/>
    </w:pPr>
    <w:rPr>
      <w:rFonts w:eastAsia="Times New Roman"/>
      <w:b/>
      <w:bCs/>
    </w:rPr>
  </w:style>
  <w:style w:type="paragraph" w:customStyle="1" w:styleId="xl134">
    <w:name w:val="xl134"/>
    <w:basedOn w:val="Normal"/>
    <w:rsid w:val="001265AF"/>
    <w:pPr>
      <w:pBdr>
        <w:bottom w:val="single" w:sz="4" w:space="0" w:color="000000"/>
      </w:pBdr>
      <w:shd w:val="clear" w:color="000000" w:fill="92D050"/>
      <w:spacing w:before="100" w:beforeAutospacing="1" w:after="100" w:afterAutospacing="1" w:line="240" w:lineRule="auto"/>
      <w:ind w:left="0" w:firstLine="0"/>
      <w:jc w:val="center"/>
    </w:pPr>
    <w:rPr>
      <w:rFonts w:eastAsia="Times New Roman"/>
      <w:b/>
      <w:bCs/>
    </w:rPr>
  </w:style>
  <w:style w:type="paragraph" w:customStyle="1" w:styleId="xl135">
    <w:name w:val="xl135"/>
    <w:basedOn w:val="Normal"/>
    <w:rsid w:val="001265AF"/>
    <w:pPr>
      <w:pBdr>
        <w:bottom w:val="single" w:sz="4" w:space="0" w:color="000000"/>
        <w:right w:val="single" w:sz="8" w:space="0" w:color="auto"/>
      </w:pBdr>
      <w:shd w:val="clear" w:color="000000" w:fill="92D050"/>
      <w:spacing w:before="100" w:beforeAutospacing="1" w:after="100" w:afterAutospacing="1" w:line="240" w:lineRule="auto"/>
      <w:ind w:left="0" w:firstLine="0"/>
      <w:jc w:val="center"/>
    </w:pPr>
    <w:rPr>
      <w:rFonts w:eastAsia="Times New Roman"/>
      <w:b/>
      <w:bCs/>
    </w:rPr>
  </w:style>
  <w:style w:type="paragraph" w:customStyle="1" w:styleId="xl136">
    <w:name w:val="xl136"/>
    <w:basedOn w:val="Normal"/>
    <w:rsid w:val="001265AF"/>
    <w:pPr>
      <w:pBdr>
        <w:top w:val="single" w:sz="4" w:space="0" w:color="000000"/>
        <w:left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rPr>
  </w:style>
  <w:style w:type="paragraph" w:customStyle="1" w:styleId="xl137">
    <w:name w:val="xl137"/>
    <w:basedOn w:val="Normal"/>
    <w:rsid w:val="001265AF"/>
    <w:pPr>
      <w:pBdr>
        <w:left w:val="single" w:sz="4" w:space="0" w:color="000000"/>
        <w:bottom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rPr>
  </w:style>
  <w:style w:type="paragraph" w:customStyle="1" w:styleId="xl138">
    <w:name w:val="xl138"/>
    <w:basedOn w:val="Normal"/>
    <w:rsid w:val="001265AF"/>
    <w:pPr>
      <w:pBdr>
        <w:top w:val="single" w:sz="4" w:space="0" w:color="000000"/>
        <w:left w:val="single" w:sz="4" w:space="0" w:color="000000"/>
        <w:bottom w:val="single" w:sz="4" w:space="0" w:color="000000"/>
      </w:pBdr>
      <w:spacing w:before="100" w:beforeAutospacing="1" w:after="100" w:afterAutospacing="1" w:line="240" w:lineRule="auto"/>
      <w:ind w:left="0" w:firstLine="0"/>
      <w:jc w:val="left"/>
    </w:pPr>
    <w:rPr>
      <w:rFonts w:eastAsia="Times New Roman"/>
    </w:rPr>
  </w:style>
  <w:style w:type="paragraph" w:customStyle="1" w:styleId="xl139">
    <w:name w:val="xl139"/>
    <w:basedOn w:val="Normal"/>
    <w:rsid w:val="001265AF"/>
    <w:pPr>
      <w:pBdr>
        <w:top w:val="single" w:sz="4" w:space="0" w:color="000000"/>
        <w:bottom w:val="single" w:sz="4" w:space="0" w:color="000000"/>
        <w:right w:val="single" w:sz="4" w:space="0" w:color="000000"/>
      </w:pBdr>
      <w:spacing w:before="100" w:beforeAutospacing="1" w:after="100" w:afterAutospacing="1" w:line="240" w:lineRule="auto"/>
      <w:ind w:left="0" w:firstLine="0"/>
      <w:jc w:val="left"/>
    </w:pPr>
    <w:rPr>
      <w:rFonts w:eastAsia="Times New Roman"/>
    </w:rPr>
  </w:style>
  <w:style w:type="paragraph" w:customStyle="1" w:styleId="xl140">
    <w:name w:val="xl140"/>
    <w:basedOn w:val="Normal"/>
    <w:rsid w:val="001265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left="0" w:firstLine="0"/>
      <w:jc w:val="center"/>
      <w:textAlignment w:val="center"/>
    </w:pPr>
    <w:rPr>
      <w:rFonts w:eastAsia="Times New Roman"/>
    </w:rPr>
  </w:style>
  <w:style w:type="paragraph" w:customStyle="1" w:styleId="xl141">
    <w:name w:val="xl141"/>
    <w:basedOn w:val="Normal"/>
    <w:rsid w:val="001265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rPr>
  </w:style>
  <w:style w:type="paragraph" w:customStyle="1" w:styleId="xl142">
    <w:name w:val="xl142"/>
    <w:basedOn w:val="Normal"/>
    <w:rsid w:val="001265AF"/>
    <w:pPr>
      <w:spacing w:before="100" w:beforeAutospacing="1" w:after="100" w:afterAutospacing="1" w:line="240" w:lineRule="auto"/>
      <w:ind w:left="0" w:firstLine="0"/>
      <w:jc w:val="left"/>
      <w:textAlignment w:val="bottom"/>
    </w:pPr>
    <w:rPr>
      <w:rFonts w:ascii="Times New Roman" w:eastAsia="Times New Roman" w:hAnsi="Times New Roman" w:cs="Times New Roman"/>
    </w:rPr>
  </w:style>
  <w:style w:type="paragraph" w:customStyle="1" w:styleId="xl143">
    <w:name w:val="xl143"/>
    <w:basedOn w:val="Normal"/>
    <w:rsid w:val="001265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left="0" w:firstLine="0"/>
      <w:jc w:val="left"/>
    </w:pPr>
    <w:rPr>
      <w:rFonts w:eastAsia="Times New Roman"/>
    </w:rPr>
  </w:style>
  <w:style w:type="paragraph" w:customStyle="1" w:styleId="xl144">
    <w:name w:val="xl144"/>
    <w:basedOn w:val="Normal"/>
    <w:rsid w:val="001265AF"/>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ind w:left="0" w:firstLine="0"/>
      <w:jc w:val="left"/>
    </w:pPr>
    <w:rPr>
      <w:rFonts w:eastAsia="Times New Roman"/>
    </w:rPr>
  </w:style>
  <w:style w:type="paragraph" w:customStyle="1" w:styleId="xl145">
    <w:name w:val="xl145"/>
    <w:basedOn w:val="Normal"/>
    <w:rsid w:val="001265AF"/>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ind w:left="0" w:firstLine="0"/>
      <w:jc w:val="left"/>
      <w:textAlignment w:val="center"/>
    </w:pPr>
    <w:rPr>
      <w:rFonts w:eastAsia="Times New Roman"/>
    </w:rPr>
  </w:style>
  <w:style w:type="paragraph" w:customStyle="1" w:styleId="font7">
    <w:name w:val="font7"/>
    <w:basedOn w:val="Normal"/>
    <w:rsid w:val="001265AF"/>
    <w:pPr>
      <w:spacing w:before="100" w:beforeAutospacing="1" w:after="100" w:afterAutospacing="1" w:line="240" w:lineRule="auto"/>
      <w:ind w:left="0" w:firstLine="0"/>
      <w:jc w:val="left"/>
    </w:pPr>
    <w:rPr>
      <w:rFonts w:ascii="Segoe UI Symbol" w:eastAsia="Times New Roman" w:hAnsi="Segoe UI Symbol" w:cs="Times New Roman"/>
      <w:b/>
      <w:bCs/>
      <w:sz w:val="18"/>
      <w:szCs w:val="18"/>
    </w:rPr>
  </w:style>
  <w:style w:type="paragraph" w:customStyle="1" w:styleId="font8">
    <w:name w:val="font8"/>
    <w:basedOn w:val="Normal"/>
    <w:rsid w:val="001265AF"/>
    <w:pPr>
      <w:spacing w:before="100" w:beforeAutospacing="1" w:after="100" w:afterAutospacing="1" w:line="240" w:lineRule="auto"/>
      <w:ind w:left="0" w:firstLine="0"/>
      <w:jc w:val="left"/>
    </w:pPr>
    <w:rPr>
      <w:rFonts w:ascii="SimSun" w:eastAsia="SimSun" w:hAnsi="SimSun" w:cs="Times New Roman"/>
      <w:b/>
      <w:bCs/>
      <w:sz w:val="18"/>
      <w:szCs w:val="18"/>
    </w:rPr>
  </w:style>
  <w:style w:type="paragraph" w:customStyle="1" w:styleId="xl146">
    <w:name w:val="xl146"/>
    <w:basedOn w:val="Normal"/>
    <w:rsid w:val="001265AF"/>
    <w:pPr>
      <w:pBdr>
        <w:top w:val="single" w:sz="4" w:space="0" w:color="auto"/>
        <w:bottom w:val="single" w:sz="4" w:space="0" w:color="auto"/>
      </w:pBdr>
      <w:shd w:val="clear" w:color="000000" w:fill="00B0F0"/>
      <w:spacing w:before="100" w:beforeAutospacing="1" w:after="100" w:afterAutospacing="1" w:line="240" w:lineRule="auto"/>
      <w:ind w:left="0" w:firstLine="0"/>
      <w:jc w:val="center"/>
    </w:pPr>
    <w:rPr>
      <w:rFonts w:ascii="Times New Roman" w:eastAsia="Times New Roman" w:hAnsi="Times New Roman" w:cs="Times New Roman"/>
      <w:color w:val="FFFFFF"/>
    </w:rPr>
  </w:style>
  <w:style w:type="paragraph" w:customStyle="1" w:styleId="xl147">
    <w:name w:val="xl147"/>
    <w:basedOn w:val="Normal"/>
    <w:rsid w:val="001265AF"/>
    <w:pPr>
      <w:pBdr>
        <w:top w:val="single" w:sz="4" w:space="0" w:color="auto"/>
        <w:bottom w:val="single" w:sz="4" w:space="0" w:color="auto"/>
        <w:right w:val="single" w:sz="4" w:space="0" w:color="auto"/>
      </w:pBdr>
      <w:shd w:val="clear" w:color="000000" w:fill="00B0F0"/>
      <w:spacing w:before="100" w:beforeAutospacing="1" w:after="100" w:afterAutospacing="1" w:line="240" w:lineRule="auto"/>
      <w:ind w:left="0" w:firstLine="0"/>
      <w:jc w:val="center"/>
    </w:pPr>
    <w:rPr>
      <w:rFonts w:ascii="Times New Roman" w:eastAsia="Times New Roman" w:hAnsi="Times New Roman" w:cs="Times New Roman"/>
      <w:color w:val="FFFFFF"/>
    </w:rPr>
  </w:style>
  <w:style w:type="paragraph" w:customStyle="1" w:styleId="xl148">
    <w:name w:val="xl148"/>
    <w:basedOn w:val="Normal"/>
    <w:rsid w:val="001265A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ind w:left="0" w:firstLine="0"/>
      <w:jc w:val="center"/>
    </w:pPr>
    <w:rPr>
      <w:rFonts w:ascii="Times New Roman" w:eastAsia="Times New Roman" w:hAnsi="Times New Roman" w:cs="Times New Roman"/>
      <w:color w:val="FFFFFF"/>
    </w:rPr>
  </w:style>
  <w:style w:type="paragraph" w:customStyle="1" w:styleId="xl149">
    <w:name w:val="xl149"/>
    <w:basedOn w:val="Normal"/>
    <w:rsid w:val="001265AF"/>
    <w:pPr>
      <w:pBdr>
        <w:top w:val="single" w:sz="4" w:space="0" w:color="auto"/>
        <w:left w:val="single" w:sz="4" w:space="0" w:color="auto"/>
        <w:bottom w:val="single" w:sz="4" w:space="0" w:color="auto"/>
      </w:pBdr>
      <w:shd w:val="clear" w:color="000000" w:fill="00B0F0"/>
      <w:spacing w:before="100" w:beforeAutospacing="1" w:after="100" w:afterAutospacing="1" w:line="240" w:lineRule="auto"/>
      <w:ind w:left="0" w:firstLine="0"/>
      <w:jc w:val="center"/>
      <w:textAlignment w:val="bottom"/>
    </w:pPr>
    <w:rPr>
      <w:rFonts w:ascii="Times New Roman" w:eastAsia="Times New Roman" w:hAnsi="Times New Roman" w:cs="Times New Roman"/>
      <w:color w:val="FFFFFF"/>
    </w:rPr>
  </w:style>
  <w:style w:type="paragraph" w:customStyle="1" w:styleId="xl150">
    <w:name w:val="xl150"/>
    <w:basedOn w:val="Normal"/>
    <w:rsid w:val="001265AF"/>
    <w:pPr>
      <w:pBdr>
        <w:top w:val="single" w:sz="4" w:space="0" w:color="auto"/>
        <w:bottom w:val="single" w:sz="4" w:space="0" w:color="auto"/>
      </w:pBdr>
      <w:shd w:val="clear" w:color="000000" w:fill="00B0F0"/>
      <w:spacing w:before="100" w:beforeAutospacing="1" w:after="100" w:afterAutospacing="1" w:line="240" w:lineRule="auto"/>
      <w:ind w:left="0" w:firstLine="0"/>
      <w:jc w:val="center"/>
      <w:textAlignment w:val="bottom"/>
    </w:pPr>
    <w:rPr>
      <w:rFonts w:ascii="Times New Roman" w:eastAsia="Times New Roman" w:hAnsi="Times New Roman" w:cs="Times New Roman"/>
      <w:color w:val="FFFFFF"/>
    </w:rPr>
  </w:style>
  <w:style w:type="paragraph" w:customStyle="1" w:styleId="xl151">
    <w:name w:val="xl151"/>
    <w:basedOn w:val="Normal"/>
    <w:rsid w:val="001265AF"/>
    <w:pPr>
      <w:pBdr>
        <w:top w:val="single" w:sz="4" w:space="0" w:color="auto"/>
        <w:bottom w:val="single" w:sz="4" w:space="0" w:color="auto"/>
        <w:right w:val="single" w:sz="4" w:space="0" w:color="auto"/>
      </w:pBdr>
      <w:shd w:val="clear" w:color="000000" w:fill="00B0F0"/>
      <w:spacing w:before="100" w:beforeAutospacing="1" w:after="100" w:afterAutospacing="1" w:line="240" w:lineRule="auto"/>
      <w:ind w:left="0" w:firstLine="0"/>
      <w:jc w:val="center"/>
      <w:textAlignment w:val="bottom"/>
    </w:pPr>
    <w:rPr>
      <w:rFonts w:ascii="Times New Roman" w:eastAsia="Times New Roman" w:hAnsi="Times New Roman" w:cs="Times New Roman"/>
      <w:color w:val="FFFFFF"/>
    </w:rPr>
  </w:style>
  <w:style w:type="paragraph" w:customStyle="1" w:styleId="xl152">
    <w:name w:val="xl152"/>
    <w:basedOn w:val="Normal"/>
    <w:rsid w:val="001265A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ind w:left="0" w:firstLine="0"/>
      <w:jc w:val="left"/>
      <w:textAlignment w:val="bottom"/>
    </w:pPr>
    <w:rPr>
      <w:rFonts w:ascii="Times New Roman" w:eastAsia="Times New Roman" w:hAnsi="Times New Roman" w:cs="Times New Roman"/>
      <w:color w:val="FFFFFF"/>
    </w:rPr>
  </w:style>
  <w:style w:type="paragraph" w:styleId="Revision">
    <w:name w:val="Revision"/>
    <w:hidden/>
    <w:uiPriority w:val="99"/>
    <w:semiHidden/>
    <w:rsid w:val="003916EA"/>
    <w:pPr>
      <w:spacing w:after="0" w:line="240" w:lineRule="auto"/>
      <w:ind w:left="0"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3100">
      <w:bodyDiv w:val="1"/>
      <w:marLeft w:val="0"/>
      <w:marRight w:val="0"/>
      <w:marTop w:val="0"/>
      <w:marBottom w:val="0"/>
      <w:divBdr>
        <w:top w:val="none" w:sz="0" w:space="0" w:color="auto"/>
        <w:left w:val="none" w:sz="0" w:space="0" w:color="auto"/>
        <w:bottom w:val="none" w:sz="0" w:space="0" w:color="auto"/>
        <w:right w:val="none" w:sz="0" w:space="0" w:color="auto"/>
      </w:divBdr>
    </w:div>
    <w:div w:id="204831777">
      <w:bodyDiv w:val="1"/>
      <w:marLeft w:val="0"/>
      <w:marRight w:val="0"/>
      <w:marTop w:val="0"/>
      <w:marBottom w:val="0"/>
      <w:divBdr>
        <w:top w:val="none" w:sz="0" w:space="0" w:color="auto"/>
        <w:left w:val="none" w:sz="0" w:space="0" w:color="auto"/>
        <w:bottom w:val="none" w:sz="0" w:space="0" w:color="auto"/>
        <w:right w:val="none" w:sz="0" w:space="0" w:color="auto"/>
      </w:divBdr>
    </w:div>
    <w:div w:id="338044934">
      <w:bodyDiv w:val="1"/>
      <w:marLeft w:val="0"/>
      <w:marRight w:val="0"/>
      <w:marTop w:val="0"/>
      <w:marBottom w:val="0"/>
      <w:divBdr>
        <w:top w:val="none" w:sz="0" w:space="0" w:color="auto"/>
        <w:left w:val="none" w:sz="0" w:space="0" w:color="auto"/>
        <w:bottom w:val="none" w:sz="0" w:space="0" w:color="auto"/>
        <w:right w:val="none" w:sz="0" w:space="0" w:color="auto"/>
      </w:divBdr>
    </w:div>
    <w:div w:id="352414063">
      <w:bodyDiv w:val="1"/>
      <w:marLeft w:val="0"/>
      <w:marRight w:val="0"/>
      <w:marTop w:val="0"/>
      <w:marBottom w:val="0"/>
      <w:divBdr>
        <w:top w:val="none" w:sz="0" w:space="0" w:color="auto"/>
        <w:left w:val="none" w:sz="0" w:space="0" w:color="auto"/>
        <w:bottom w:val="none" w:sz="0" w:space="0" w:color="auto"/>
        <w:right w:val="none" w:sz="0" w:space="0" w:color="auto"/>
      </w:divBdr>
    </w:div>
    <w:div w:id="382296316">
      <w:bodyDiv w:val="1"/>
      <w:marLeft w:val="0"/>
      <w:marRight w:val="0"/>
      <w:marTop w:val="0"/>
      <w:marBottom w:val="0"/>
      <w:divBdr>
        <w:top w:val="none" w:sz="0" w:space="0" w:color="auto"/>
        <w:left w:val="none" w:sz="0" w:space="0" w:color="auto"/>
        <w:bottom w:val="none" w:sz="0" w:space="0" w:color="auto"/>
        <w:right w:val="none" w:sz="0" w:space="0" w:color="auto"/>
      </w:divBdr>
    </w:div>
    <w:div w:id="479537518">
      <w:bodyDiv w:val="1"/>
      <w:marLeft w:val="0"/>
      <w:marRight w:val="0"/>
      <w:marTop w:val="0"/>
      <w:marBottom w:val="0"/>
      <w:divBdr>
        <w:top w:val="none" w:sz="0" w:space="0" w:color="auto"/>
        <w:left w:val="none" w:sz="0" w:space="0" w:color="auto"/>
        <w:bottom w:val="none" w:sz="0" w:space="0" w:color="auto"/>
        <w:right w:val="none" w:sz="0" w:space="0" w:color="auto"/>
      </w:divBdr>
    </w:div>
    <w:div w:id="697510005">
      <w:bodyDiv w:val="1"/>
      <w:marLeft w:val="0"/>
      <w:marRight w:val="0"/>
      <w:marTop w:val="0"/>
      <w:marBottom w:val="0"/>
      <w:divBdr>
        <w:top w:val="none" w:sz="0" w:space="0" w:color="auto"/>
        <w:left w:val="none" w:sz="0" w:space="0" w:color="auto"/>
        <w:bottom w:val="none" w:sz="0" w:space="0" w:color="auto"/>
        <w:right w:val="none" w:sz="0" w:space="0" w:color="auto"/>
      </w:divBdr>
    </w:div>
    <w:div w:id="733090561">
      <w:bodyDiv w:val="1"/>
      <w:marLeft w:val="0"/>
      <w:marRight w:val="0"/>
      <w:marTop w:val="0"/>
      <w:marBottom w:val="0"/>
      <w:divBdr>
        <w:top w:val="none" w:sz="0" w:space="0" w:color="auto"/>
        <w:left w:val="none" w:sz="0" w:space="0" w:color="auto"/>
        <w:bottom w:val="none" w:sz="0" w:space="0" w:color="auto"/>
        <w:right w:val="none" w:sz="0" w:space="0" w:color="auto"/>
      </w:divBdr>
    </w:div>
    <w:div w:id="794641311">
      <w:bodyDiv w:val="1"/>
      <w:marLeft w:val="0"/>
      <w:marRight w:val="0"/>
      <w:marTop w:val="0"/>
      <w:marBottom w:val="0"/>
      <w:divBdr>
        <w:top w:val="none" w:sz="0" w:space="0" w:color="auto"/>
        <w:left w:val="none" w:sz="0" w:space="0" w:color="auto"/>
        <w:bottom w:val="none" w:sz="0" w:space="0" w:color="auto"/>
        <w:right w:val="none" w:sz="0" w:space="0" w:color="auto"/>
      </w:divBdr>
    </w:div>
    <w:div w:id="821821803">
      <w:bodyDiv w:val="1"/>
      <w:marLeft w:val="0"/>
      <w:marRight w:val="0"/>
      <w:marTop w:val="0"/>
      <w:marBottom w:val="0"/>
      <w:divBdr>
        <w:top w:val="none" w:sz="0" w:space="0" w:color="auto"/>
        <w:left w:val="none" w:sz="0" w:space="0" w:color="auto"/>
        <w:bottom w:val="none" w:sz="0" w:space="0" w:color="auto"/>
        <w:right w:val="none" w:sz="0" w:space="0" w:color="auto"/>
      </w:divBdr>
    </w:div>
    <w:div w:id="891228742">
      <w:bodyDiv w:val="1"/>
      <w:marLeft w:val="0"/>
      <w:marRight w:val="0"/>
      <w:marTop w:val="0"/>
      <w:marBottom w:val="0"/>
      <w:divBdr>
        <w:top w:val="none" w:sz="0" w:space="0" w:color="auto"/>
        <w:left w:val="none" w:sz="0" w:space="0" w:color="auto"/>
        <w:bottom w:val="none" w:sz="0" w:space="0" w:color="auto"/>
        <w:right w:val="none" w:sz="0" w:space="0" w:color="auto"/>
      </w:divBdr>
    </w:div>
    <w:div w:id="927806147">
      <w:bodyDiv w:val="1"/>
      <w:marLeft w:val="0"/>
      <w:marRight w:val="0"/>
      <w:marTop w:val="0"/>
      <w:marBottom w:val="0"/>
      <w:divBdr>
        <w:top w:val="none" w:sz="0" w:space="0" w:color="auto"/>
        <w:left w:val="none" w:sz="0" w:space="0" w:color="auto"/>
        <w:bottom w:val="none" w:sz="0" w:space="0" w:color="auto"/>
        <w:right w:val="none" w:sz="0" w:space="0" w:color="auto"/>
      </w:divBdr>
    </w:div>
    <w:div w:id="1013412630">
      <w:bodyDiv w:val="1"/>
      <w:marLeft w:val="0"/>
      <w:marRight w:val="0"/>
      <w:marTop w:val="0"/>
      <w:marBottom w:val="0"/>
      <w:divBdr>
        <w:top w:val="none" w:sz="0" w:space="0" w:color="auto"/>
        <w:left w:val="none" w:sz="0" w:space="0" w:color="auto"/>
        <w:bottom w:val="none" w:sz="0" w:space="0" w:color="auto"/>
        <w:right w:val="none" w:sz="0" w:space="0" w:color="auto"/>
      </w:divBdr>
    </w:div>
    <w:div w:id="1033656451">
      <w:bodyDiv w:val="1"/>
      <w:marLeft w:val="0"/>
      <w:marRight w:val="0"/>
      <w:marTop w:val="0"/>
      <w:marBottom w:val="0"/>
      <w:divBdr>
        <w:top w:val="none" w:sz="0" w:space="0" w:color="auto"/>
        <w:left w:val="none" w:sz="0" w:space="0" w:color="auto"/>
        <w:bottom w:val="none" w:sz="0" w:space="0" w:color="auto"/>
        <w:right w:val="none" w:sz="0" w:space="0" w:color="auto"/>
      </w:divBdr>
    </w:div>
    <w:div w:id="1136223435">
      <w:bodyDiv w:val="1"/>
      <w:marLeft w:val="0"/>
      <w:marRight w:val="0"/>
      <w:marTop w:val="0"/>
      <w:marBottom w:val="0"/>
      <w:divBdr>
        <w:top w:val="none" w:sz="0" w:space="0" w:color="auto"/>
        <w:left w:val="none" w:sz="0" w:space="0" w:color="auto"/>
        <w:bottom w:val="none" w:sz="0" w:space="0" w:color="auto"/>
        <w:right w:val="none" w:sz="0" w:space="0" w:color="auto"/>
      </w:divBdr>
    </w:div>
    <w:div w:id="1331330697">
      <w:bodyDiv w:val="1"/>
      <w:marLeft w:val="0"/>
      <w:marRight w:val="0"/>
      <w:marTop w:val="0"/>
      <w:marBottom w:val="0"/>
      <w:divBdr>
        <w:top w:val="none" w:sz="0" w:space="0" w:color="auto"/>
        <w:left w:val="none" w:sz="0" w:space="0" w:color="auto"/>
        <w:bottom w:val="none" w:sz="0" w:space="0" w:color="auto"/>
        <w:right w:val="none" w:sz="0" w:space="0" w:color="auto"/>
      </w:divBdr>
    </w:div>
    <w:div w:id="1341857194">
      <w:bodyDiv w:val="1"/>
      <w:marLeft w:val="0"/>
      <w:marRight w:val="0"/>
      <w:marTop w:val="0"/>
      <w:marBottom w:val="0"/>
      <w:divBdr>
        <w:top w:val="none" w:sz="0" w:space="0" w:color="auto"/>
        <w:left w:val="none" w:sz="0" w:space="0" w:color="auto"/>
        <w:bottom w:val="none" w:sz="0" w:space="0" w:color="auto"/>
        <w:right w:val="none" w:sz="0" w:space="0" w:color="auto"/>
      </w:divBdr>
    </w:div>
    <w:div w:id="1346665600">
      <w:bodyDiv w:val="1"/>
      <w:marLeft w:val="0"/>
      <w:marRight w:val="0"/>
      <w:marTop w:val="0"/>
      <w:marBottom w:val="0"/>
      <w:divBdr>
        <w:top w:val="none" w:sz="0" w:space="0" w:color="auto"/>
        <w:left w:val="none" w:sz="0" w:space="0" w:color="auto"/>
        <w:bottom w:val="none" w:sz="0" w:space="0" w:color="auto"/>
        <w:right w:val="none" w:sz="0" w:space="0" w:color="auto"/>
      </w:divBdr>
    </w:div>
    <w:div w:id="1472821750">
      <w:bodyDiv w:val="1"/>
      <w:marLeft w:val="0"/>
      <w:marRight w:val="0"/>
      <w:marTop w:val="0"/>
      <w:marBottom w:val="0"/>
      <w:divBdr>
        <w:top w:val="none" w:sz="0" w:space="0" w:color="auto"/>
        <w:left w:val="none" w:sz="0" w:space="0" w:color="auto"/>
        <w:bottom w:val="none" w:sz="0" w:space="0" w:color="auto"/>
        <w:right w:val="none" w:sz="0" w:space="0" w:color="auto"/>
      </w:divBdr>
    </w:div>
    <w:div w:id="1546521769">
      <w:bodyDiv w:val="1"/>
      <w:marLeft w:val="0"/>
      <w:marRight w:val="0"/>
      <w:marTop w:val="0"/>
      <w:marBottom w:val="0"/>
      <w:divBdr>
        <w:top w:val="none" w:sz="0" w:space="0" w:color="auto"/>
        <w:left w:val="none" w:sz="0" w:space="0" w:color="auto"/>
        <w:bottom w:val="none" w:sz="0" w:space="0" w:color="auto"/>
        <w:right w:val="none" w:sz="0" w:space="0" w:color="auto"/>
      </w:divBdr>
    </w:div>
    <w:div w:id="1685597176">
      <w:bodyDiv w:val="1"/>
      <w:marLeft w:val="0"/>
      <w:marRight w:val="0"/>
      <w:marTop w:val="0"/>
      <w:marBottom w:val="0"/>
      <w:divBdr>
        <w:top w:val="none" w:sz="0" w:space="0" w:color="auto"/>
        <w:left w:val="none" w:sz="0" w:space="0" w:color="auto"/>
        <w:bottom w:val="none" w:sz="0" w:space="0" w:color="auto"/>
        <w:right w:val="none" w:sz="0" w:space="0" w:color="auto"/>
      </w:divBdr>
    </w:div>
    <w:div w:id="1791389240">
      <w:bodyDiv w:val="1"/>
      <w:marLeft w:val="0"/>
      <w:marRight w:val="0"/>
      <w:marTop w:val="0"/>
      <w:marBottom w:val="0"/>
      <w:divBdr>
        <w:top w:val="none" w:sz="0" w:space="0" w:color="auto"/>
        <w:left w:val="none" w:sz="0" w:space="0" w:color="auto"/>
        <w:bottom w:val="none" w:sz="0" w:space="0" w:color="auto"/>
        <w:right w:val="none" w:sz="0" w:space="0" w:color="auto"/>
      </w:divBdr>
    </w:div>
    <w:div w:id="1862281519">
      <w:bodyDiv w:val="1"/>
      <w:marLeft w:val="0"/>
      <w:marRight w:val="0"/>
      <w:marTop w:val="0"/>
      <w:marBottom w:val="0"/>
      <w:divBdr>
        <w:top w:val="none" w:sz="0" w:space="0" w:color="auto"/>
        <w:left w:val="none" w:sz="0" w:space="0" w:color="auto"/>
        <w:bottom w:val="none" w:sz="0" w:space="0" w:color="auto"/>
        <w:right w:val="none" w:sz="0" w:space="0" w:color="auto"/>
      </w:divBdr>
    </w:div>
    <w:div w:id="1869442965">
      <w:bodyDiv w:val="1"/>
      <w:marLeft w:val="0"/>
      <w:marRight w:val="0"/>
      <w:marTop w:val="0"/>
      <w:marBottom w:val="0"/>
      <w:divBdr>
        <w:top w:val="none" w:sz="0" w:space="0" w:color="auto"/>
        <w:left w:val="none" w:sz="0" w:space="0" w:color="auto"/>
        <w:bottom w:val="none" w:sz="0" w:space="0" w:color="auto"/>
        <w:right w:val="none" w:sz="0" w:space="0" w:color="auto"/>
      </w:divBdr>
    </w:div>
    <w:div w:id="2060129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050918ca-3b9f-4ae0-b2cc-fcf23be849b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0D8BF6ED2308749B72D51F69AE2D7DC" ma:contentTypeVersion="17" ma:contentTypeDescription="Create a new document." ma:contentTypeScope="" ma:versionID="c123f2b1b440082cd949ea9750a3d6c4">
  <xsd:schema xmlns:xsd="http://www.w3.org/2001/XMLSchema" xmlns:xs="http://www.w3.org/2001/XMLSchema" xmlns:p="http://schemas.microsoft.com/office/2006/metadata/properties" xmlns:ns1="http://schemas.microsoft.com/sharepoint/v3" xmlns:ns3="050918ca-3b9f-4ae0-b2cc-fcf23be849bb" xmlns:ns4="dabbdf8d-6f98-457e-89ee-6dddb8a5cce9" targetNamespace="http://schemas.microsoft.com/office/2006/metadata/properties" ma:root="true" ma:fieldsID="796f7ecf4e7927729804ebc7cb8ea17c" ns1:_="" ns3:_="" ns4:_="">
    <xsd:import namespace="http://schemas.microsoft.com/sharepoint/v3"/>
    <xsd:import namespace="050918ca-3b9f-4ae0-b2cc-fcf23be849bb"/>
    <xsd:import namespace="dabbdf8d-6f98-457e-89ee-6dddb8a5cce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DateTaken" minOccurs="0"/>
                <xsd:element ref="ns3:MediaServiceBillingMetadata"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0918ca-3b9f-4ae0-b2cc-fcf23be849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bbdf8d-6f98-457e-89ee-6dddb8a5cce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30h/nEhssvrLnrLxuD4KZsgfVQ==">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</go:docsCustomData>
</go:gDocsCustomXmlDataStorage>
</file>

<file path=customXml/itemProps1.xml><?xml version="1.0" encoding="utf-8"?>
<ds:datastoreItem xmlns:ds="http://schemas.openxmlformats.org/officeDocument/2006/customXml" ds:itemID="{479106F8-8BF0-462A-A1F5-7C759B957BF7}">
  <ds:schemaRefs>
    <ds:schemaRef ds:uri="http://schemas.microsoft.com/office/2006/metadata/properties"/>
    <ds:schemaRef ds:uri="http://schemas.microsoft.com/office/infopath/2007/PartnerControls"/>
    <ds:schemaRef ds:uri="http://schemas.microsoft.com/sharepoint/v3"/>
    <ds:schemaRef ds:uri="050918ca-3b9f-4ae0-b2cc-fcf23be849bb"/>
  </ds:schemaRefs>
</ds:datastoreItem>
</file>

<file path=customXml/itemProps2.xml><?xml version="1.0" encoding="utf-8"?>
<ds:datastoreItem xmlns:ds="http://schemas.openxmlformats.org/officeDocument/2006/customXml" ds:itemID="{F5D203A0-3743-472F-902D-9C511B61780E}">
  <ds:schemaRefs>
    <ds:schemaRef ds:uri="http://schemas.microsoft.com/sharepoint/v3/contenttype/forms"/>
  </ds:schemaRefs>
</ds:datastoreItem>
</file>

<file path=customXml/itemProps3.xml><?xml version="1.0" encoding="utf-8"?>
<ds:datastoreItem xmlns:ds="http://schemas.openxmlformats.org/officeDocument/2006/customXml" ds:itemID="{8F8B33EC-BBC2-49D1-8FFF-56FBB7C02556}">
  <ds:schemaRefs>
    <ds:schemaRef ds:uri="http://schemas.openxmlformats.org/officeDocument/2006/bibliography"/>
  </ds:schemaRefs>
</ds:datastoreItem>
</file>

<file path=customXml/itemProps4.xml><?xml version="1.0" encoding="utf-8"?>
<ds:datastoreItem xmlns:ds="http://schemas.openxmlformats.org/officeDocument/2006/customXml" ds:itemID="{116452C9-AA4F-4CF1-A06D-74064FFBD2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50918ca-3b9f-4ae0-b2cc-fcf23be849bb"/>
    <ds:schemaRef ds:uri="dabbdf8d-6f98-457e-89ee-6dddb8a5cc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5746</Words>
  <Characters>31487</Characters>
  <Application>Microsoft Office Word</Application>
  <DocSecurity>0</DocSecurity>
  <Lines>1096</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vostro 3667</dc:creator>
  <cp:keywords/>
  <dc:description/>
  <cp:lastModifiedBy>Eyerusalem Baye Kebede</cp:lastModifiedBy>
  <cp:revision>3</cp:revision>
  <cp:lastPrinted>2024-06-26T15:21:00Z</cp:lastPrinted>
  <dcterms:created xsi:type="dcterms:W3CDTF">2025-08-30T10:26:00Z</dcterms:created>
  <dcterms:modified xsi:type="dcterms:W3CDTF">2025-08-30T10:26:00Z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0x01010080D8BF6ED2308749B72D51F69AE2D7DC</vt:lpwstr>
  </property>
</Properties>
</file>